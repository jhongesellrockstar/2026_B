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5552" w14:textId="77777777" w:rsidR="00FD416F" w:rsidRPr="00AE14EB" w:rsidRDefault="00762CE3" w:rsidP="00FD416F">
      <w:pPr>
        <w:spacing w:before="39"/>
        <w:ind w:right="81"/>
        <w:jc w:val="center"/>
        <w:rPr>
          <w:rFonts w:asciiTheme="minorHAnsi" w:hAnsiTheme="minorHAnsi" w:cstheme="minorHAnsi"/>
          <w:b/>
          <w:sz w:val="40"/>
          <w:szCs w:val="40"/>
        </w:rPr>
      </w:pPr>
      <w:r w:rsidRPr="00AE14EB">
        <w:rPr>
          <w:rFonts w:asciiTheme="minorHAnsi" w:hAnsiTheme="minorHAnsi" w:cstheme="minorHAnsi"/>
          <w:b/>
          <w:sz w:val="40"/>
          <w:szCs w:val="40"/>
        </w:rPr>
        <w:t>UNIVERSIDAD NACIONAL DEL CALLAO</w:t>
      </w:r>
    </w:p>
    <w:p w14:paraId="36A6AA6C" w14:textId="03EFEE2A" w:rsidR="00FD416F" w:rsidRPr="00AE14EB" w:rsidRDefault="00762CE3" w:rsidP="005615FE">
      <w:pPr>
        <w:spacing w:before="39"/>
        <w:ind w:right="81"/>
        <w:jc w:val="center"/>
        <w:rPr>
          <w:rFonts w:asciiTheme="minorHAnsi" w:hAnsiTheme="minorHAnsi" w:cstheme="minorHAnsi"/>
          <w:b/>
          <w:sz w:val="28"/>
          <w:szCs w:val="28"/>
        </w:rPr>
      </w:pPr>
      <w:r w:rsidRPr="00AE14EB">
        <w:rPr>
          <w:rFonts w:asciiTheme="minorHAnsi" w:hAnsiTheme="minorHAnsi" w:cstheme="minorHAnsi"/>
          <w:b/>
          <w:sz w:val="28"/>
          <w:szCs w:val="28"/>
        </w:rPr>
        <w:t>FACULTAD</w:t>
      </w:r>
      <w:r w:rsidRPr="00AE14EB">
        <w:rPr>
          <w:rFonts w:asciiTheme="minorHAnsi" w:hAnsiTheme="minorHAnsi" w:cstheme="minorHAnsi"/>
          <w:b/>
          <w:spacing w:val="-6"/>
          <w:sz w:val="28"/>
          <w:szCs w:val="28"/>
        </w:rPr>
        <w:t xml:space="preserve"> </w:t>
      </w:r>
      <w:r w:rsidRPr="00AE14EB">
        <w:rPr>
          <w:rFonts w:asciiTheme="minorHAnsi" w:hAnsiTheme="minorHAnsi" w:cstheme="minorHAnsi"/>
          <w:b/>
          <w:sz w:val="28"/>
          <w:szCs w:val="28"/>
        </w:rPr>
        <w:t>DE</w:t>
      </w:r>
      <w:r w:rsidRPr="00AE14EB">
        <w:rPr>
          <w:rFonts w:asciiTheme="minorHAnsi" w:hAnsiTheme="minorHAnsi" w:cstheme="minorHAnsi"/>
          <w:b/>
          <w:spacing w:val="-7"/>
          <w:sz w:val="28"/>
          <w:szCs w:val="28"/>
        </w:rPr>
        <w:t xml:space="preserve"> </w:t>
      </w:r>
      <w:r w:rsidRPr="00AE14EB">
        <w:rPr>
          <w:rFonts w:asciiTheme="minorHAnsi" w:hAnsiTheme="minorHAnsi" w:cstheme="minorHAnsi"/>
          <w:b/>
          <w:sz w:val="28"/>
          <w:szCs w:val="28"/>
        </w:rPr>
        <w:t>INGENIERIA</w:t>
      </w:r>
      <w:r w:rsidRPr="00AE14EB">
        <w:rPr>
          <w:rFonts w:asciiTheme="minorHAnsi" w:hAnsiTheme="minorHAnsi" w:cstheme="minorHAnsi"/>
          <w:b/>
          <w:spacing w:val="-7"/>
          <w:sz w:val="28"/>
          <w:szCs w:val="28"/>
        </w:rPr>
        <w:t xml:space="preserve"> </w:t>
      </w:r>
      <w:r w:rsidRPr="00AE14EB">
        <w:rPr>
          <w:rFonts w:asciiTheme="minorHAnsi" w:hAnsiTheme="minorHAnsi" w:cstheme="minorHAnsi"/>
          <w:b/>
          <w:sz w:val="28"/>
          <w:szCs w:val="28"/>
        </w:rPr>
        <w:t>INDUSTRIAL</w:t>
      </w:r>
      <w:r w:rsidRPr="00AE14EB">
        <w:rPr>
          <w:rFonts w:asciiTheme="minorHAnsi" w:hAnsiTheme="minorHAnsi" w:cstheme="minorHAnsi"/>
          <w:b/>
          <w:spacing w:val="-7"/>
          <w:sz w:val="28"/>
          <w:szCs w:val="28"/>
        </w:rPr>
        <w:t xml:space="preserve"> </w:t>
      </w:r>
      <w:r w:rsidRPr="00AE14EB">
        <w:rPr>
          <w:rFonts w:asciiTheme="minorHAnsi" w:hAnsiTheme="minorHAnsi" w:cstheme="minorHAnsi"/>
          <w:b/>
          <w:sz w:val="28"/>
          <w:szCs w:val="28"/>
        </w:rPr>
        <w:t>Y</w:t>
      </w:r>
      <w:r w:rsidRPr="00AE14EB">
        <w:rPr>
          <w:rFonts w:asciiTheme="minorHAnsi" w:hAnsiTheme="minorHAnsi" w:cstheme="minorHAnsi"/>
          <w:b/>
          <w:spacing w:val="-7"/>
          <w:sz w:val="28"/>
          <w:szCs w:val="28"/>
        </w:rPr>
        <w:t xml:space="preserve"> </w:t>
      </w:r>
      <w:r w:rsidRPr="00AE14EB">
        <w:rPr>
          <w:rFonts w:asciiTheme="minorHAnsi" w:hAnsiTheme="minorHAnsi" w:cstheme="minorHAnsi"/>
          <w:b/>
          <w:sz w:val="28"/>
          <w:szCs w:val="28"/>
        </w:rPr>
        <w:t>DE</w:t>
      </w:r>
      <w:r w:rsidRPr="00AE14EB">
        <w:rPr>
          <w:rFonts w:asciiTheme="minorHAnsi" w:hAnsiTheme="minorHAnsi" w:cstheme="minorHAnsi"/>
          <w:b/>
          <w:spacing w:val="-7"/>
          <w:sz w:val="28"/>
          <w:szCs w:val="28"/>
        </w:rPr>
        <w:t xml:space="preserve"> </w:t>
      </w:r>
      <w:r w:rsidRPr="00AE14EB">
        <w:rPr>
          <w:rFonts w:asciiTheme="minorHAnsi" w:hAnsiTheme="minorHAnsi" w:cstheme="minorHAnsi"/>
          <w:b/>
          <w:sz w:val="28"/>
          <w:szCs w:val="28"/>
        </w:rPr>
        <w:t>SIST</w:t>
      </w:r>
      <w:r w:rsidR="00FD416F" w:rsidRPr="00AE14EB">
        <w:rPr>
          <w:rFonts w:asciiTheme="minorHAnsi" w:hAnsiTheme="minorHAnsi" w:cstheme="minorHAnsi"/>
          <w:b/>
          <w:sz w:val="28"/>
          <w:szCs w:val="28"/>
        </w:rPr>
        <w:t>E</w:t>
      </w:r>
      <w:r w:rsidRPr="00AE14EB">
        <w:rPr>
          <w:rFonts w:asciiTheme="minorHAnsi" w:hAnsiTheme="minorHAnsi" w:cstheme="minorHAnsi"/>
          <w:b/>
          <w:sz w:val="28"/>
          <w:szCs w:val="28"/>
        </w:rPr>
        <w:t>MAS</w:t>
      </w:r>
    </w:p>
    <w:p w14:paraId="504A763E" w14:textId="07AA9870" w:rsidR="002A43D3" w:rsidRPr="005D7EB0" w:rsidRDefault="00762CE3" w:rsidP="005615FE">
      <w:pPr>
        <w:spacing w:before="39"/>
        <w:ind w:right="81"/>
        <w:jc w:val="center"/>
        <w:rPr>
          <w:rFonts w:asciiTheme="minorHAnsi" w:hAnsiTheme="minorHAnsi" w:cstheme="minorHAnsi"/>
          <w:b/>
          <w:sz w:val="24"/>
          <w:szCs w:val="24"/>
        </w:rPr>
      </w:pPr>
      <w:r w:rsidRPr="005D7EB0">
        <w:rPr>
          <w:rFonts w:asciiTheme="minorHAnsi" w:hAnsiTheme="minorHAnsi" w:cstheme="minorHAnsi"/>
          <w:b/>
          <w:sz w:val="24"/>
          <w:szCs w:val="24"/>
        </w:rPr>
        <w:t>ESCUELA PROFESIONAL DE</w:t>
      </w:r>
      <w:r w:rsidR="00FD416F" w:rsidRPr="005D7EB0">
        <w:rPr>
          <w:rFonts w:asciiTheme="minorHAnsi" w:hAnsiTheme="minorHAnsi" w:cstheme="minorHAnsi"/>
          <w:b/>
          <w:sz w:val="24"/>
          <w:szCs w:val="24"/>
        </w:rPr>
        <w:t xml:space="preserve"> INGENIERÍA</w:t>
      </w:r>
      <w:r w:rsidRPr="005D7EB0">
        <w:rPr>
          <w:rFonts w:asciiTheme="minorHAnsi" w:hAnsiTheme="minorHAnsi" w:cstheme="minorHAnsi"/>
          <w:b/>
          <w:sz w:val="24"/>
          <w:szCs w:val="24"/>
        </w:rPr>
        <w:t xml:space="preserve"> DE SISTEMAS</w:t>
      </w:r>
    </w:p>
    <w:p w14:paraId="5B9FF91C" w14:textId="77777777" w:rsidR="00531B2D" w:rsidRPr="00AE14EB" w:rsidRDefault="00531B2D" w:rsidP="005615FE">
      <w:pPr>
        <w:pStyle w:val="Textoindependiente"/>
        <w:spacing w:before="2"/>
        <w:ind w:right="81" w:hanging="2323"/>
        <w:jc w:val="center"/>
        <w:rPr>
          <w:rFonts w:asciiTheme="minorHAnsi" w:hAnsiTheme="minorHAnsi" w:cstheme="minorHAnsi"/>
          <w:b/>
          <w:sz w:val="28"/>
          <w:szCs w:val="28"/>
        </w:rPr>
      </w:pPr>
    </w:p>
    <w:p w14:paraId="4AB068D5" w14:textId="3169E85D" w:rsidR="002A43D3" w:rsidRPr="00AE14EB" w:rsidRDefault="002A43D3" w:rsidP="005615FE">
      <w:pPr>
        <w:pStyle w:val="Textoindependiente"/>
        <w:spacing w:before="2"/>
        <w:ind w:right="81" w:hanging="2323"/>
        <w:jc w:val="center"/>
        <w:rPr>
          <w:rFonts w:asciiTheme="minorHAnsi" w:hAnsiTheme="minorHAnsi" w:cstheme="minorHAnsi"/>
          <w:b/>
          <w:sz w:val="28"/>
          <w:szCs w:val="28"/>
        </w:rPr>
      </w:pPr>
    </w:p>
    <w:p w14:paraId="6CB2A125" w14:textId="47041898" w:rsidR="002A43D3" w:rsidRPr="00AE14EB" w:rsidRDefault="005D7EB0" w:rsidP="005615FE">
      <w:pPr>
        <w:pStyle w:val="Textoindependiente"/>
        <w:spacing w:before="150"/>
        <w:ind w:right="81" w:hanging="2323"/>
        <w:jc w:val="center"/>
        <w:rPr>
          <w:rFonts w:asciiTheme="minorHAnsi" w:hAnsiTheme="minorHAnsi" w:cstheme="minorHAnsi"/>
          <w:b/>
          <w:sz w:val="28"/>
          <w:szCs w:val="28"/>
        </w:rPr>
      </w:pPr>
      <w:r w:rsidRPr="00AE14EB">
        <w:rPr>
          <w:rFonts w:asciiTheme="minorHAnsi" w:hAnsiTheme="minorHAnsi" w:cstheme="minorHAnsi"/>
          <w:noProof/>
          <w:sz w:val="28"/>
          <w:szCs w:val="28"/>
          <w:lang w:eastAsia="es-PE"/>
        </w:rPr>
        <w:drawing>
          <wp:anchor distT="0" distB="0" distL="114300" distR="114300" simplePos="0" relativeHeight="251659264" behindDoc="0" locked="0" layoutInCell="1" allowOverlap="1" wp14:anchorId="0D64F379" wp14:editId="62DB3698">
            <wp:simplePos x="0" y="0"/>
            <wp:positionH relativeFrom="page">
              <wp:posOffset>3276600</wp:posOffset>
            </wp:positionH>
            <wp:positionV relativeFrom="paragraph">
              <wp:posOffset>102870</wp:posOffset>
            </wp:positionV>
            <wp:extent cx="1367790" cy="1739900"/>
            <wp:effectExtent l="0" t="0" r="0" b="0"/>
            <wp:wrapSquare wrapText="bothSides"/>
            <wp:docPr id="2" name="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Imag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7790" cy="1739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9D3591" w14:textId="77777777" w:rsidR="00560861" w:rsidRPr="00AE14EB" w:rsidRDefault="00560861" w:rsidP="005615FE">
      <w:pPr>
        <w:spacing w:line="259" w:lineRule="auto"/>
        <w:jc w:val="center"/>
        <w:rPr>
          <w:rFonts w:asciiTheme="minorHAnsi" w:hAnsiTheme="minorHAnsi" w:cstheme="minorHAnsi"/>
          <w:b/>
          <w:sz w:val="28"/>
          <w:szCs w:val="28"/>
        </w:rPr>
      </w:pPr>
    </w:p>
    <w:p w14:paraId="72681187" w14:textId="77777777" w:rsidR="00470200" w:rsidRPr="00AE14EB" w:rsidRDefault="00470200" w:rsidP="005615FE">
      <w:pPr>
        <w:spacing w:line="360" w:lineRule="auto"/>
        <w:jc w:val="center"/>
        <w:rPr>
          <w:rFonts w:asciiTheme="minorHAnsi" w:hAnsiTheme="minorHAnsi" w:cstheme="minorHAnsi"/>
          <w:b/>
          <w:sz w:val="28"/>
          <w:szCs w:val="28"/>
        </w:rPr>
      </w:pPr>
    </w:p>
    <w:p w14:paraId="3AF3B8CE" w14:textId="77777777" w:rsidR="00470200" w:rsidRPr="00AE14EB" w:rsidRDefault="00470200" w:rsidP="005615FE">
      <w:pPr>
        <w:spacing w:line="360" w:lineRule="auto"/>
        <w:jc w:val="center"/>
        <w:rPr>
          <w:rFonts w:asciiTheme="minorHAnsi" w:hAnsiTheme="minorHAnsi" w:cstheme="minorHAnsi"/>
          <w:b/>
          <w:sz w:val="28"/>
          <w:szCs w:val="28"/>
        </w:rPr>
      </w:pPr>
    </w:p>
    <w:p w14:paraId="488DA29A" w14:textId="248BD06D" w:rsidR="00470200" w:rsidRPr="00AE14EB" w:rsidRDefault="00470200" w:rsidP="005615FE">
      <w:pPr>
        <w:spacing w:line="360" w:lineRule="auto"/>
        <w:jc w:val="center"/>
        <w:rPr>
          <w:rFonts w:asciiTheme="minorHAnsi" w:hAnsiTheme="minorHAnsi" w:cstheme="minorHAnsi"/>
          <w:b/>
          <w:sz w:val="28"/>
          <w:szCs w:val="28"/>
        </w:rPr>
      </w:pPr>
    </w:p>
    <w:p w14:paraId="22C7AB95" w14:textId="610E3FA1" w:rsidR="00531B2D" w:rsidRPr="00AE14EB" w:rsidRDefault="00531B2D" w:rsidP="005615FE">
      <w:pPr>
        <w:spacing w:line="360" w:lineRule="auto"/>
        <w:jc w:val="center"/>
        <w:rPr>
          <w:rFonts w:asciiTheme="minorHAnsi" w:hAnsiTheme="minorHAnsi" w:cstheme="minorHAnsi"/>
          <w:b/>
          <w:sz w:val="28"/>
          <w:szCs w:val="28"/>
        </w:rPr>
      </w:pPr>
    </w:p>
    <w:p w14:paraId="7AABEEC8" w14:textId="232491DF" w:rsidR="00531B2D" w:rsidRPr="00AE14EB" w:rsidRDefault="00531B2D" w:rsidP="005615FE">
      <w:pPr>
        <w:spacing w:line="360" w:lineRule="auto"/>
        <w:jc w:val="center"/>
        <w:rPr>
          <w:rFonts w:asciiTheme="minorHAnsi" w:hAnsiTheme="minorHAnsi" w:cstheme="minorHAnsi"/>
          <w:b/>
          <w:sz w:val="28"/>
          <w:szCs w:val="28"/>
        </w:rPr>
      </w:pPr>
    </w:p>
    <w:p w14:paraId="4CFCE4AA" w14:textId="77777777" w:rsidR="00531B2D" w:rsidRPr="00AE14EB" w:rsidRDefault="00531B2D" w:rsidP="005615FE">
      <w:pPr>
        <w:spacing w:line="360" w:lineRule="auto"/>
        <w:jc w:val="center"/>
        <w:rPr>
          <w:rFonts w:asciiTheme="minorHAnsi" w:hAnsiTheme="minorHAnsi" w:cstheme="minorHAnsi"/>
          <w:b/>
          <w:sz w:val="28"/>
          <w:szCs w:val="28"/>
        </w:rPr>
      </w:pPr>
    </w:p>
    <w:p w14:paraId="6FE5B731" w14:textId="01F90050" w:rsidR="00511CD9" w:rsidRPr="00AE14EB" w:rsidRDefault="00511CD9" w:rsidP="005615FE">
      <w:pPr>
        <w:spacing w:line="360" w:lineRule="auto"/>
        <w:jc w:val="center"/>
        <w:rPr>
          <w:rFonts w:asciiTheme="minorHAnsi" w:hAnsiTheme="minorHAnsi" w:cstheme="minorHAnsi"/>
          <w:b/>
          <w:sz w:val="44"/>
          <w:szCs w:val="44"/>
        </w:rPr>
      </w:pPr>
      <w:r w:rsidRPr="00AE14EB">
        <w:rPr>
          <w:rFonts w:asciiTheme="minorHAnsi" w:hAnsiTheme="minorHAnsi" w:cstheme="minorHAnsi"/>
          <w:b/>
          <w:sz w:val="44"/>
          <w:szCs w:val="44"/>
        </w:rPr>
        <w:t>SÍLABO</w:t>
      </w:r>
    </w:p>
    <w:p w14:paraId="0C8FF689" w14:textId="77777777" w:rsidR="00156F33" w:rsidRPr="00AE14EB" w:rsidRDefault="00156F33" w:rsidP="005615FE">
      <w:pPr>
        <w:spacing w:line="360" w:lineRule="auto"/>
        <w:jc w:val="center"/>
        <w:rPr>
          <w:rFonts w:asciiTheme="minorHAnsi" w:hAnsiTheme="minorHAnsi" w:cstheme="minorHAnsi"/>
          <w:b/>
          <w:sz w:val="28"/>
          <w:szCs w:val="28"/>
        </w:rPr>
      </w:pPr>
    </w:p>
    <w:p w14:paraId="4CC59EB5" w14:textId="7179A604" w:rsidR="009530B1" w:rsidRPr="00AE14EB" w:rsidRDefault="00511CD9" w:rsidP="009530B1">
      <w:pPr>
        <w:spacing w:line="360" w:lineRule="auto"/>
        <w:jc w:val="center"/>
        <w:rPr>
          <w:rFonts w:asciiTheme="minorHAnsi" w:hAnsiTheme="minorHAnsi" w:cstheme="minorHAnsi"/>
          <w:b/>
          <w:bCs/>
          <w:sz w:val="28"/>
          <w:szCs w:val="28"/>
          <w:lang w:val="es-PE"/>
        </w:rPr>
      </w:pPr>
      <w:r w:rsidRPr="00AE14EB">
        <w:rPr>
          <w:rFonts w:asciiTheme="minorHAnsi" w:hAnsiTheme="minorHAnsi" w:cstheme="minorHAnsi"/>
          <w:b/>
          <w:bCs/>
          <w:sz w:val="28"/>
          <w:szCs w:val="28"/>
        </w:rPr>
        <w:t>ASIGNATURA:</w:t>
      </w:r>
      <w:r w:rsidR="00156F33" w:rsidRPr="00AE14EB">
        <w:rPr>
          <w:rFonts w:asciiTheme="minorHAnsi" w:hAnsiTheme="minorHAnsi" w:cstheme="minorHAnsi"/>
          <w:b/>
          <w:bCs/>
          <w:sz w:val="28"/>
          <w:szCs w:val="28"/>
        </w:rPr>
        <w:t xml:space="preserve"> </w:t>
      </w:r>
      <w:r w:rsidR="00F941D3">
        <w:rPr>
          <w:rFonts w:asciiTheme="minorHAnsi" w:hAnsiTheme="minorHAnsi" w:cstheme="minorHAnsi"/>
          <w:b/>
          <w:bCs/>
          <w:sz w:val="28"/>
          <w:szCs w:val="28"/>
        </w:rPr>
        <w:t>M</w:t>
      </w:r>
      <w:r w:rsidR="009530B1" w:rsidRPr="00AE14EB">
        <w:rPr>
          <w:rFonts w:asciiTheme="minorHAnsi" w:hAnsiTheme="minorHAnsi" w:cstheme="minorHAnsi"/>
          <w:b/>
          <w:bCs/>
          <w:sz w:val="28"/>
          <w:szCs w:val="28"/>
          <w:lang w:val="es-PE"/>
        </w:rPr>
        <w:t>ETODOLOGÍA DE LA INVESTIGACIÓN Y</w:t>
      </w:r>
    </w:p>
    <w:p w14:paraId="6F7AA741" w14:textId="5466703A" w:rsidR="00511CD9" w:rsidRPr="00AE14EB" w:rsidRDefault="009530B1" w:rsidP="009530B1">
      <w:pPr>
        <w:spacing w:line="360" w:lineRule="auto"/>
        <w:jc w:val="center"/>
        <w:rPr>
          <w:rFonts w:asciiTheme="minorHAnsi" w:eastAsia="Times New Roman" w:hAnsiTheme="minorHAnsi" w:cstheme="minorHAnsi"/>
          <w:b/>
          <w:bCs/>
          <w:sz w:val="28"/>
          <w:szCs w:val="28"/>
          <w:lang w:val="pt-BR"/>
        </w:rPr>
      </w:pPr>
      <w:r w:rsidRPr="00AE14EB">
        <w:rPr>
          <w:rFonts w:asciiTheme="minorHAnsi" w:hAnsiTheme="minorHAnsi" w:cstheme="minorHAnsi"/>
          <w:b/>
          <w:bCs/>
          <w:sz w:val="28"/>
          <w:szCs w:val="28"/>
          <w:lang w:val="es-PE"/>
        </w:rPr>
        <w:t>REDACCIÓN</w:t>
      </w:r>
    </w:p>
    <w:p w14:paraId="4F6F51AA" w14:textId="77777777" w:rsidR="00511CD9" w:rsidRPr="00AE14EB" w:rsidRDefault="00511CD9" w:rsidP="005615FE">
      <w:pPr>
        <w:spacing w:line="360" w:lineRule="auto"/>
        <w:ind w:right="-1"/>
        <w:jc w:val="center"/>
        <w:rPr>
          <w:rFonts w:asciiTheme="minorHAnsi" w:hAnsiTheme="minorHAnsi" w:cstheme="minorHAnsi"/>
          <w:b/>
          <w:bCs/>
          <w:sz w:val="28"/>
          <w:szCs w:val="28"/>
          <w:lang w:val="pt-BR"/>
        </w:rPr>
      </w:pPr>
    </w:p>
    <w:p w14:paraId="22A71580" w14:textId="017696E2" w:rsidR="00511CD9" w:rsidRPr="00AE14EB" w:rsidRDefault="00511CD9" w:rsidP="005615FE">
      <w:pPr>
        <w:spacing w:line="360" w:lineRule="auto"/>
        <w:jc w:val="center"/>
        <w:rPr>
          <w:rFonts w:asciiTheme="minorHAnsi" w:hAnsiTheme="minorHAnsi" w:cstheme="minorHAnsi"/>
          <w:b/>
          <w:bCs/>
          <w:sz w:val="28"/>
          <w:szCs w:val="28"/>
          <w:lang w:val="pt-BR"/>
        </w:rPr>
      </w:pPr>
      <w:r w:rsidRPr="00AE14EB">
        <w:rPr>
          <w:rFonts w:asciiTheme="minorHAnsi" w:hAnsiTheme="minorHAnsi" w:cstheme="minorHAnsi"/>
          <w:b/>
          <w:bCs/>
          <w:sz w:val="28"/>
          <w:szCs w:val="28"/>
        </w:rPr>
        <w:t>SEMESTRE ACADÉMICO:</w:t>
      </w:r>
      <w:r w:rsidR="00156F33" w:rsidRPr="00AE14EB">
        <w:rPr>
          <w:rFonts w:asciiTheme="minorHAnsi" w:hAnsiTheme="minorHAnsi" w:cstheme="minorHAnsi"/>
          <w:b/>
          <w:bCs/>
          <w:sz w:val="28"/>
          <w:szCs w:val="28"/>
        </w:rPr>
        <w:t xml:space="preserve"> </w:t>
      </w:r>
      <w:r w:rsidRPr="00AE14EB">
        <w:rPr>
          <w:rFonts w:asciiTheme="minorHAnsi" w:hAnsiTheme="minorHAnsi" w:cstheme="minorHAnsi"/>
          <w:b/>
          <w:bCs/>
          <w:sz w:val="28"/>
          <w:szCs w:val="28"/>
          <w:lang w:val="pt-BR"/>
        </w:rPr>
        <w:t>202</w:t>
      </w:r>
      <w:r w:rsidR="00383B19" w:rsidRPr="00AE14EB">
        <w:rPr>
          <w:rFonts w:asciiTheme="minorHAnsi" w:hAnsiTheme="minorHAnsi" w:cstheme="minorHAnsi"/>
          <w:b/>
          <w:bCs/>
          <w:sz w:val="28"/>
          <w:szCs w:val="28"/>
          <w:lang w:val="pt-BR"/>
        </w:rPr>
        <w:t>6</w:t>
      </w:r>
      <w:r w:rsidR="00156F33" w:rsidRPr="00AE14EB">
        <w:rPr>
          <w:rFonts w:asciiTheme="minorHAnsi" w:hAnsiTheme="minorHAnsi" w:cstheme="minorHAnsi"/>
          <w:b/>
          <w:bCs/>
          <w:sz w:val="28"/>
          <w:szCs w:val="28"/>
          <w:lang w:val="pt-BR"/>
        </w:rPr>
        <w:t xml:space="preserve"> </w:t>
      </w:r>
      <w:r w:rsidRPr="00AE14EB">
        <w:rPr>
          <w:rFonts w:asciiTheme="minorHAnsi" w:hAnsiTheme="minorHAnsi" w:cstheme="minorHAnsi"/>
          <w:b/>
          <w:bCs/>
          <w:sz w:val="28"/>
          <w:szCs w:val="28"/>
          <w:lang w:val="pt-BR"/>
        </w:rPr>
        <w:t>-</w:t>
      </w:r>
      <w:r w:rsidR="00156F33" w:rsidRPr="00AE14EB">
        <w:rPr>
          <w:rFonts w:asciiTheme="minorHAnsi" w:hAnsiTheme="minorHAnsi" w:cstheme="minorHAnsi"/>
          <w:b/>
          <w:bCs/>
          <w:sz w:val="28"/>
          <w:szCs w:val="28"/>
          <w:lang w:val="pt-BR"/>
        </w:rPr>
        <w:t xml:space="preserve"> </w:t>
      </w:r>
      <w:r w:rsidR="0053125E">
        <w:rPr>
          <w:rFonts w:asciiTheme="minorHAnsi" w:hAnsiTheme="minorHAnsi" w:cstheme="minorHAnsi"/>
          <w:b/>
          <w:bCs/>
          <w:sz w:val="28"/>
          <w:szCs w:val="28"/>
          <w:lang w:val="pt-BR"/>
        </w:rPr>
        <w:t>B</w:t>
      </w:r>
    </w:p>
    <w:p w14:paraId="7EF094F4" w14:textId="77777777" w:rsidR="00511CD9" w:rsidRPr="00AE14EB" w:rsidRDefault="00511CD9" w:rsidP="005615FE">
      <w:pPr>
        <w:spacing w:line="360" w:lineRule="auto"/>
        <w:jc w:val="center"/>
        <w:rPr>
          <w:rFonts w:asciiTheme="minorHAnsi" w:eastAsia="Times New Roman" w:hAnsiTheme="minorHAnsi" w:cstheme="minorHAnsi"/>
          <w:b/>
          <w:bCs/>
          <w:sz w:val="28"/>
          <w:szCs w:val="28"/>
          <w:lang w:val="pt-BR"/>
        </w:rPr>
      </w:pPr>
    </w:p>
    <w:p w14:paraId="0DE73B13" w14:textId="13FDA450" w:rsidR="00511CD9" w:rsidRPr="00AE14EB" w:rsidRDefault="00511CD9" w:rsidP="005615FE">
      <w:pPr>
        <w:spacing w:line="360" w:lineRule="auto"/>
        <w:ind w:right="-423"/>
        <w:jc w:val="center"/>
        <w:rPr>
          <w:rFonts w:asciiTheme="minorHAnsi" w:hAnsiTheme="minorHAnsi" w:cstheme="minorHAnsi"/>
          <w:b/>
          <w:bCs/>
          <w:sz w:val="28"/>
          <w:szCs w:val="28"/>
          <w:lang w:val="es-PE"/>
        </w:rPr>
      </w:pPr>
      <w:r w:rsidRPr="00AE14EB">
        <w:rPr>
          <w:rFonts w:asciiTheme="minorHAnsi" w:hAnsiTheme="minorHAnsi" w:cstheme="minorHAnsi"/>
          <w:b/>
          <w:bCs/>
          <w:sz w:val="28"/>
          <w:szCs w:val="28"/>
          <w:lang w:val="pt-BR"/>
        </w:rPr>
        <w:t>DOCENTE:</w:t>
      </w:r>
      <w:r w:rsidR="00156F33" w:rsidRPr="00AE14EB">
        <w:rPr>
          <w:rFonts w:asciiTheme="minorHAnsi" w:hAnsiTheme="minorHAnsi" w:cstheme="minorHAnsi"/>
          <w:b/>
          <w:bCs/>
          <w:sz w:val="28"/>
          <w:szCs w:val="28"/>
          <w:lang w:val="pt-BR"/>
        </w:rPr>
        <w:t xml:space="preserve"> </w:t>
      </w:r>
      <w:r w:rsidR="009530B1" w:rsidRPr="00AE14EB">
        <w:rPr>
          <w:rFonts w:asciiTheme="minorHAnsi" w:hAnsiTheme="minorHAnsi" w:cstheme="minorHAnsi"/>
          <w:b/>
          <w:bCs/>
          <w:sz w:val="28"/>
          <w:szCs w:val="28"/>
          <w:lang w:val="es-PE"/>
        </w:rPr>
        <w:t>DRA. ERIKA JUANA ZEVALLOS VERA</w:t>
      </w:r>
    </w:p>
    <w:p w14:paraId="7AD20AF6" w14:textId="77777777" w:rsidR="00511CD9" w:rsidRPr="00AE14EB" w:rsidRDefault="00511CD9" w:rsidP="005615FE">
      <w:pPr>
        <w:jc w:val="center"/>
        <w:rPr>
          <w:rFonts w:asciiTheme="minorHAnsi" w:hAnsiTheme="minorHAnsi" w:cstheme="minorHAnsi"/>
          <w:b/>
          <w:bCs/>
          <w:sz w:val="28"/>
          <w:szCs w:val="28"/>
          <w:lang w:val="pt-BR"/>
        </w:rPr>
      </w:pPr>
    </w:p>
    <w:p w14:paraId="66FB6F02" w14:textId="072181EF" w:rsidR="00511CD9" w:rsidRPr="00AE14EB" w:rsidRDefault="00511CD9" w:rsidP="005615FE">
      <w:pPr>
        <w:spacing w:line="360" w:lineRule="auto"/>
        <w:jc w:val="center"/>
        <w:rPr>
          <w:rFonts w:asciiTheme="minorHAnsi" w:hAnsiTheme="minorHAnsi" w:cstheme="minorHAnsi"/>
          <w:b/>
          <w:bCs/>
          <w:sz w:val="28"/>
          <w:szCs w:val="28"/>
          <w:lang w:val="es-MX"/>
        </w:rPr>
      </w:pPr>
      <w:r w:rsidRPr="00AE14EB">
        <w:rPr>
          <w:rFonts w:asciiTheme="minorHAnsi" w:hAnsiTheme="minorHAnsi" w:cstheme="minorHAnsi"/>
          <w:b/>
          <w:bCs/>
          <w:sz w:val="28"/>
          <w:szCs w:val="28"/>
          <w:lang w:val="es-MX"/>
        </w:rPr>
        <w:t>CALLAO, PERÚ</w:t>
      </w:r>
    </w:p>
    <w:p w14:paraId="2B8253BD" w14:textId="77823E18" w:rsidR="00156F33" w:rsidRPr="00AE14EB" w:rsidRDefault="00156F33" w:rsidP="005615FE">
      <w:pPr>
        <w:spacing w:line="360" w:lineRule="auto"/>
        <w:jc w:val="center"/>
        <w:rPr>
          <w:rFonts w:asciiTheme="minorHAnsi" w:hAnsiTheme="minorHAnsi" w:cstheme="minorHAnsi"/>
          <w:b/>
          <w:bCs/>
          <w:sz w:val="28"/>
          <w:szCs w:val="28"/>
          <w:lang w:val="es-MX"/>
        </w:rPr>
      </w:pPr>
      <w:r w:rsidRPr="00AE14EB">
        <w:rPr>
          <w:rFonts w:asciiTheme="minorHAnsi" w:hAnsiTheme="minorHAnsi" w:cstheme="minorHAnsi"/>
          <w:b/>
          <w:bCs/>
          <w:sz w:val="28"/>
          <w:szCs w:val="28"/>
          <w:lang w:val="es-MX"/>
        </w:rPr>
        <w:t>202</w:t>
      </w:r>
      <w:r w:rsidR="00383B19" w:rsidRPr="00AE14EB">
        <w:rPr>
          <w:rFonts w:asciiTheme="minorHAnsi" w:hAnsiTheme="minorHAnsi" w:cstheme="minorHAnsi"/>
          <w:b/>
          <w:bCs/>
          <w:sz w:val="28"/>
          <w:szCs w:val="28"/>
          <w:lang w:val="es-MX"/>
        </w:rPr>
        <w:t>6</w:t>
      </w:r>
    </w:p>
    <w:p w14:paraId="7AF0FF8D" w14:textId="04840A1E" w:rsidR="002A43D3" w:rsidRPr="00AE14EB" w:rsidRDefault="002A43D3">
      <w:pPr>
        <w:pStyle w:val="Textoindependiente"/>
        <w:ind w:left="7246"/>
        <w:rPr>
          <w:rFonts w:asciiTheme="minorHAnsi" w:hAnsiTheme="minorHAnsi" w:cstheme="minorHAnsi"/>
          <w:sz w:val="28"/>
          <w:szCs w:val="28"/>
        </w:rPr>
      </w:pPr>
    </w:p>
    <w:p w14:paraId="0A88BA50" w14:textId="77777777" w:rsidR="002A43D3" w:rsidRPr="00AE14EB" w:rsidRDefault="002A43D3">
      <w:pPr>
        <w:pStyle w:val="Textoindependiente"/>
        <w:rPr>
          <w:rFonts w:asciiTheme="minorHAnsi" w:hAnsiTheme="minorHAnsi" w:cstheme="minorHAnsi"/>
          <w:sz w:val="28"/>
          <w:szCs w:val="28"/>
        </w:rPr>
        <w:sectPr w:rsidR="002A43D3" w:rsidRPr="00AE14EB" w:rsidSect="005615FE">
          <w:headerReference w:type="default" r:id="rId9"/>
          <w:footerReference w:type="default" r:id="rId10"/>
          <w:type w:val="continuous"/>
          <w:pgSz w:w="12240" w:h="15840"/>
          <w:pgMar w:top="1820" w:right="1440" w:bottom="280" w:left="1080" w:header="850" w:footer="907" w:gutter="0"/>
          <w:cols w:space="720"/>
          <w:docGrid w:linePitch="299"/>
        </w:sectPr>
      </w:pPr>
    </w:p>
    <w:p w14:paraId="3A604CBB" w14:textId="2A65CB39" w:rsidR="002A43D3" w:rsidRPr="00AE14EB" w:rsidRDefault="00762CE3">
      <w:pPr>
        <w:spacing w:before="35"/>
        <w:ind w:left="1133"/>
        <w:jc w:val="center"/>
        <w:rPr>
          <w:rFonts w:asciiTheme="minorHAnsi" w:hAnsiTheme="minorHAnsi" w:cstheme="minorHAnsi"/>
          <w:b/>
          <w:sz w:val="32"/>
          <w:szCs w:val="32"/>
        </w:rPr>
      </w:pPr>
      <w:r w:rsidRPr="00AE14EB">
        <w:rPr>
          <w:rFonts w:asciiTheme="minorHAnsi" w:hAnsiTheme="minorHAnsi" w:cstheme="minorHAnsi"/>
          <w:b/>
          <w:spacing w:val="-2"/>
          <w:sz w:val="32"/>
          <w:szCs w:val="32"/>
        </w:rPr>
        <w:lastRenderedPageBreak/>
        <w:t>SÍLABO</w:t>
      </w:r>
    </w:p>
    <w:p w14:paraId="1B6C6838" w14:textId="77777777" w:rsidR="002A43D3" w:rsidRPr="00AE14EB" w:rsidRDefault="002A43D3" w:rsidP="00584C4B">
      <w:pPr>
        <w:pStyle w:val="Textoindependiente"/>
        <w:rPr>
          <w:rFonts w:asciiTheme="minorHAnsi" w:hAnsiTheme="minorHAnsi" w:cstheme="minorHAnsi"/>
          <w:b/>
          <w:sz w:val="22"/>
          <w:szCs w:val="22"/>
        </w:rPr>
      </w:pPr>
    </w:p>
    <w:p w14:paraId="3E52F3DF" w14:textId="77777777" w:rsidR="002A43D3" w:rsidRPr="00AE14EB" w:rsidRDefault="00762CE3" w:rsidP="009477DE">
      <w:pPr>
        <w:pStyle w:val="Prrafodelista"/>
        <w:numPr>
          <w:ilvl w:val="0"/>
          <w:numId w:val="25"/>
        </w:numPr>
        <w:tabs>
          <w:tab w:val="left" w:pos="1337"/>
        </w:tabs>
        <w:ind w:left="1337" w:hanging="770"/>
        <w:jc w:val="left"/>
        <w:rPr>
          <w:rFonts w:asciiTheme="minorHAnsi" w:hAnsiTheme="minorHAnsi" w:cstheme="minorHAnsi"/>
          <w:b/>
        </w:rPr>
      </w:pPr>
      <w:r w:rsidRPr="00AE14EB">
        <w:rPr>
          <w:rFonts w:asciiTheme="minorHAnsi" w:hAnsiTheme="minorHAnsi" w:cstheme="minorHAnsi"/>
          <w:b/>
        </w:rPr>
        <w:t xml:space="preserve">DATOS </w:t>
      </w:r>
      <w:r w:rsidRPr="00AE14EB">
        <w:rPr>
          <w:rFonts w:asciiTheme="minorHAnsi" w:hAnsiTheme="minorHAnsi" w:cstheme="minorHAnsi"/>
          <w:b/>
          <w:spacing w:val="-2"/>
        </w:rPr>
        <w:t>GENERALES:</w:t>
      </w:r>
    </w:p>
    <w:p w14:paraId="6D955B99" w14:textId="485A76CA" w:rsidR="009530B1" w:rsidRPr="00AE14EB" w:rsidRDefault="00762CE3" w:rsidP="009530B1">
      <w:pPr>
        <w:pStyle w:val="Prrafodelista"/>
        <w:numPr>
          <w:ilvl w:val="1"/>
          <w:numId w:val="24"/>
        </w:numPr>
        <w:tabs>
          <w:tab w:val="left" w:pos="1827"/>
          <w:tab w:val="left" w:pos="4871"/>
        </w:tabs>
        <w:ind w:hanging="487"/>
        <w:rPr>
          <w:rFonts w:asciiTheme="minorHAnsi" w:hAnsiTheme="minorHAnsi" w:cstheme="minorHAnsi"/>
          <w:b/>
          <w:bCs/>
          <w:lang w:val="es-PE"/>
        </w:rPr>
      </w:pPr>
      <w:r w:rsidRPr="00AE14EB">
        <w:rPr>
          <w:rFonts w:asciiTheme="minorHAnsi" w:hAnsiTheme="minorHAnsi" w:cstheme="minorHAnsi"/>
          <w:spacing w:val="-2"/>
        </w:rPr>
        <w:t>Asignatura</w:t>
      </w:r>
      <w:r w:rsidRPr="00AE14EB">
        <w:rPr>
          <w:rFonts w:asciiTheme="minorHAnsi" w:hAnsiTheme="minorHAnsi" w:cstheme="minorHAnsi"/>
        </w:rPr>
        <w:tab/>
      </w:r>
      <w:r w:rsidR="00756020" w:rsidRPr="00AE14EB">
        <w:rPr>
          <w:rFonts w:asciiTheme="minorHAnsi" w:hAnsiTheme="minorHAnsi" w:cstheme="minorHAnsi"/>
        </w:rPr>
        <w:tab/>
      </w:r>
      <w:r w:rsidRPr="00AE14EB">
        <w:rPr>
          <w:rFonts w:asciiTheme="minorHAnsi" w:hAnsiTheme="minorHAnsi" w:cstheme="minorHAnsi"/>
        </w:rPr>
        <w:t xml:space="preserve">: </w:t>
      </w:r>
      <w:r w:rsidR="009530B1" w:rsidRPr="00AE14EB">
        <w:rPr>
          <w:rFonts w:asciiTheme="minorHAnsi" w:hAnsiTheme="minorHAnsi" w:cstheme="minorHAnsi"/>
          <w:b/>
          <w:bCs/>
          <w:lang w:val="es-PE"/>
        </w:rPr>
        <w:t>Metodología de la investigación y</w:t>
      </w:r>
    </w:p>
    <w:p w14:paraId="0F62918C" w14:textId="0324FDE2" w:rsidR="002A43D3" w:rsidRPr="00AE14EB" w:rsidRDefault="009530B1" w:rsidP="009530B1">
      <w:pPr>
        <w:pStyle w:val="Prrafodelista"/>
        <w:tabs>
          <w:tab w:val="left" w:pos="1827"/>
          <w:tab w:val="left" w:pos="4871"/>
        </w:tabs>
        <w:ind w:firstLine="0"/>
        <w:rPr>
          <w:rFonts w:asciiTheme="minorHAnsi" w:hAnsiTheme="minorHAnsi" w:cstheme="minorHAnsi"/>
          <w:b/>
        </w:rPr>
      </w:pPr>
      <w:r w:rsidRPr="00AE14EB">
        <w:rPr>
          <w:rFonts w:asciiTheme="minorHAnsi" w:hAnsiTheme="minorHAnsi" w:cstheme="minorHAnsi"/>
          <w:b/>
          <w:bCs/>
          <w:lang w:val="es-PE"/>
        </w:rPr>
        <w:t>redacción</w:t>
      </w:r>
    </w:p>
    <w:p w14:paraId="1DAF9E99" w14:textId="5C6C591D" w:rsidR="005742FD" w:rsidRPr="00AE14EB" w:rsidRDefault="00762CE3" w:rsidP="00171A8E">
      <w:pPr>
        <w:pStyle w:val="Prrafodelista"/>
        <w:numPr>
          <w:ilvl w:val="1"/>
          <w:numId w:val="24"/>
        </w:numPr>
        <w:tabs>
          <w:tab w:val="left" w:pos="1827"/>
          <w:tab w:val="left" w:pos="4871"/>
        </w:tabs>
        <w:ind w:hanging="487"/>
        <w:rPr>
          <w:rFonts w:asciiTheme="minorHAnsi" w:hAnsiTheme="minorHAnsi" w:cstheme="minorHAnsi"/>
          <w:b/>
        </w:rPr>
      </w:pPr>
      <w:r w:rsidRPr="00AE14EB">
        <w:rPr>
          <w:rFonts w:asciiTheme="minorHAnsi" w:hAnsiTheme="minorHAnsi" w:cstheme="minorHAnsi"/>
        </w:rPr>
        <w:t>Código</w:t>
      </w:r>
      <w:r w:rsidRPr="00AE14EB">
        <w:rPr>
          <w:rFonts w:asciiTheme="minorHAnsi" w:hAnsiTheme="minorHAnsi" w:cstheme="minorHAnsi"/>
        </w:rPr>
        <w:tab/>
      </w:r>
      <w:r w:rsidR="00756020" w:rsidRPr="00AE14EB">
        <w:rPr>
          <w:rFonts w:asciiTheme="minorHAnsi" w:hAnsiTheme="minorHAnsi" w:cstheme="minorHAnsi"/>
        </w:rPr>
        <w:tab/>
      </w:r>
      <w:r w:rsidRPr="00AE14EB">
        <w:rPr>
          <w:rFonts w:asciiTheme="minorHAnsi" w:hAnsiTheme="minorHAnsi" w:cstheme="minorHAnsi"/>
        </w:rPr>
        <w:t xml:space="preserve">: </w:t>
      </w:r>
      <w:r w:rsidR="009530B1" w:rsidRPr="00AE14EB">
        <w:rPr>
          <w:rFonts w:asciiTheme="minorHAnsi" w:hAnsiTheme="minorHAnsi" w:cstheme="minorHAnsi"/>
          <w:lang w:val="es-PE"/>
        </w:rPr>
        <w:t>SEG303</w:t>
      </w:r>
    </w:p>
    <w:p w14:paraId="0201BCBB" w14:textId="5E69D8D0" w:rsidR="002A43D3" w:rsidRPr="00AE14EB" w:rsidRDefault="00762CE3" w:rsidP="00171A8E">
      <w:pPr>
        <w:pStyle w:val="Prrafodelista"/>
        <w:numPr>
          <w:ilvl w:val="1"/>
          <w:numId w:val="24"/>
        </w:numPr>
        <w:tabs>
          <w:tab w:val="left" w:pos="1827"/>
          <w:tab w:val="left" w:pos="4871"/>
        </w:tabs>
        <w:ind w:hanging="487"/>
        <w:rPr>
          <w:rFonts w:asciiTheme="minorHAnsi" w:hAnsiTheme="minorHAnsi" w:cstheme="minorHAnsi"/>
          <w:b/>
        </w:rPr>
      </w:pPr>
      <w:r w:rsidRPr="00AE14EB">
        <w:rPr>
          <w:rFonts w:asciiTheme="minorHAnsi" w:hAnsiTheme="minorHAnsi" w:cstheme="minorHAnsi"/>
          <w:spacing w:val="-2"/>
        </w:rPr>
        <w:t>Carácter</w:t>
      </w:r>
      <w:r w:rsidRPr="00AE14EB">
        <w:rPr>
          <w:rFonts w:asciiTheme="minorHAnsi" w:hAnsiTheme="minorHAnsi" w:cstheme="minorHAnsi"/>
        </w:rPr>
        <w:tab/>
      </w:r>
      <w:r w:rsidR="00756020" w:rsidRPr="00AE14EB">
        <w:rPr>
          <w:rFonts w:asciiTheme="minorHAnsi" w:hAnsiTheme="minorHAnsi" w:cstheme="minorHAnsi"/>
        </w:rPr>
        <w:tab/>
      </w:r>
      <w:r w:rsidRPr="00AE14EB">
        <w:rPr>
          <w:rFonts w:asciiTheme="minorHAnsi" w:hAnsiTheme="minorHAnsi" w:cstheme="minorHAnsi"/>
        </w:rPr>
        <w:t>:</w:t>
      </w:r>
      <w:r w:rsidRPr="00AE14EB">
        <w:rPr>
          <w:rFonts w:asciiTheme="minorHAnsi" w:hAnsiTheme="minorHAnsi" w:cstheme="minorHAnsi"/>
          <w:spacing w:val="1"/>
        </w:rPr>
        <w:t xml:space="preserve"> </w:t>
      </w:r>
      <w:r w:rsidRPr="00AE14EB">
        <w:rPr>
          <w:rFonts w:asciiTheme="minorHAnsi" w:hAnsiTheme="minorHAnsi" w:cstheme="minorHAnsi"/>
          <w:spacing w:val="-2"/>
        </w:rPr>
        <w:t>Obligatorio</w:t>
      </w:r>
    </w:p>
    <w:p w14:paraId="62F74CC1" w14:textId="1D8AC2B5" w:rsidR="009530B1" w:rsidRPr="00AE14EB" w:rsidRDefault="00762CE3" w:rsidP="00EC1337">
      <w:pPr>
        <w:pStyle w:val="Prrafodelista"/>
        <w:widowControl/>
        <w:numPr>
          <w:ilvl w:val="1"/>
          <w:numId w:val="24"/>
        </w:numPr>
        <w:tabs>
          <w:tab w:val="left" w:pos="1827"/>
          <w:tab w:val="left" w:pos="4871"/>
        </w:tabs>
        <w:adjustRightInd w:val="0"/>
        <w:ind w:hanging="487"/>
        <w:rPr>
          <w:rFonts w:ascii="Arial" w:eastAsiaTheme="minorHAnsi" w:hAnsi="Arial" w:cs="Arial"/>
          <w:lang w:val="es-PE"/>
        </w:rPr>
      </w:pPr>
      <w:r w:rsidRPr="00AE14EB">
        <w:rPr>
          <w:rFonts w:asciiTheme="minorHAnsi" w:hAnsiTheme="minorHAnsi" w:cstheme="minorHAnsi"/>
          <w:spacing w:val="-2"/>
        </w:rPr>
        <w:t>Requisito</w:t>
      </w:r>
      <w:r w:rsidRPr="00AE14EB">
        <w:rPr>
          <w:rFonts w:asciiTheme="minorHAnsi" w:hAnsiTheme="minorHAnsi" w:cstheme="minorHAnsi"/>
        </w:rPr>
        <w:tab/>
      </w:r>
      <w:r w:rsidR="00756020" w:rsidRPr="00AE14EB">
        <w:rPr>
          <w:rFonts w:asciiTheme="minorHAnsi" w:hAnsiTheme="minorHAnsi" w:cstheme="minorHAnsi"/>
        </w:rPr>
        <w:tab/>
      </w:r>
      <w:r w:rsidRPr="00AE14EB">
        <w:rPr>
          <w:rFonts w:asciiTheme="minorHAnsi" w:hAnsiTheme="minorHAnsi" w:cstheme="minorHAnsi"/>
        </w:rPr>
        <w:t xml:space="preserve">: </w:t>
      </w:r>
      <w:r w:rsidR="009530B1" w:rsidRPr="00AE14EB">
        <w:rPr>
          <w:rFonts w:ascii="Arial" w:eastAsiaTheme="minorHAnsi" w:hAnsi="Arial" w:cs="Arial"/>
          <w:lang w:val="es-PE"/>
        </w:rPr>
        <w:t>ISEE202(introducción a la ingeniería de</w:t>
      </w:r>
    </w:p>
    <w:p w14:paraId="17B21645" w14:textId="44488013" w:rsidR="002A43D3" w:rsidRPr="00AE14EB" w:rsidRDefault="009530B1" w:rsidP="009530B1">
      <w:pPr>
        <w:pStyle w:val="Prrafodelista"/>
        <w:tabs>
          <w:tab w:val="left" w:pos="1827"/>
          <w:tab w:val="left" w:pos="4871"/>
        </w:tabs>
        <w:ind w:firstLine="0"/>
        <w:rPr>
          <w:rFonts w:asciiTheme="minorHAnsi" w:hAnsiTheme="minorHAnsi" w:cstheme="minorHAnsi"/>
          <w:b/>
        </w:rPr>
      </w:pPr>
      <w:r w:rsidRPr="00AE14EB">
        <w:rPr>
          <w:rFonts w:ascii="Arial" w:eastAsiaTheme="minorHAnsi" w:hAnsi="Arial" w:cs="Arial"/>
          <w:lang w:val="es-PE"/>
        </w:rPr>
        <w:t>sistemas)</w:t>
      </w:r>
    </w:p>
    <w:p w14:paraId="260D21B9" w14:textId="24872C4F" w:rsidR="002A43D3" w:rsidRPr="00AE14EB" w:rsidRDefault="00762CE3" w:rsidP="009530B1">
      <w:pPr>
        <w:pStyle w:val="Prrafodelista"/>
        <w:numPr>
          <w:ilvl w:val="1"/>
          <w:numId w:val="24"/>
        </w:numPr>
        <w:tabs>
          <w:tab w:val="left" w:pos="1827"/>
          <w:tab w:val="left" w:pos="4991"/>
        </w:tabs>
        <w:rPr>
          <w:rFonts w:asciiTheme="minorHAnsi" w:hAnsiTheme="minorHAnsi" w:cstheme="minorHAnsi"/>
          <w:b/>
        </w:rPr>
      </w:pPr>
      <w:r w:rsidRPr="00AE14EB">
        <w:rPr>
          <w:rFonts w:asciiTheme="minorHAnsi" w:hAnsiTheme="minorHAnsi" w:cstheme="minorHAnsi"/>
          <w:spacing w:val="-2"/>
        </w:rPr>
        <w:t>Ciclo</w:t>
      </w:r>
      <w:r w:rsidR="00756020" w:rsidRPr="00AE14EB">
        <w:rPr>
          <w:rFonts w:asciiTheme="minorHAnsi" w:hAnsiTheme="minorHAnsi" w:cstheme="minorHAnsi"/>
        </w:rPr>
        <w:tab/>
        <w:t xml:space="preserve">: </w:t>
      </w:r>
      <w:r w:rsidR="002C39B5" w:rsidRPr="00AE14EB">
        <w:rPr>
          <w:rFonts w:asciiTheme="minorHAnsi" w:hAnsiTheme="minorHAnsi" w:cstheme="minorHAnsi"/>
        </w:rPr>
        <w:t xml:space="preserve"> </w:t>
      </w:r>
      <w:r w:rsidR="009530B1" w:rsidRPr="00AE14EB">
        <w:rPr>
          <w:rFonts w:asciiTheme="minorHAnsi" w:hAnsiTheme="minorHAnsi" w:cstheme="minorHAnsi"/>
          <w:spacing w:val="-10"/>
        </w:rPr>
        <w:t>III</w:t>
      </w:r>
    </w:p>
    <w:p w14:paraId="60D379B7" w14:textId="01A1301D" w:rsidR="002A43D3" w:rsidRPr="00AE14EB" w:rsidRDefault="00762CE3" w:rsidP="009530B1">
      <w:pPr>
        <w:pStyle w:val="Prrafodelista"/>
        <w:numPr>
          <w:ilvl w:val="1"/>
          <w:numId w:val="24"/>
        </w:numPr>
        <w:tabs>
          <w:tab w:val="left" w:pos="1827"/>
          <w:tab w:val="left" w:pos="4871"/>
        </w:tabs>
        <w:ind w:hanging="487"/>
        <w:rPr>
          <w:rFonts w:asciiTheme="minorHAnsi" w:hAnsiTheme="minorHAnsi" w:cstheme="minorHAnsi"/>
          <w:b/>
        </w:rPr>
      </w:pPr>
      <w:r w:rsidRPr="00AE14EB">
        <w:rPr>
          <w:rFonts w:asciiTheme="minorHAnsi" w:hAnsiTheme="minorHAnsi" w:cstheme="minorHAnsi"/>
        </w:rPr>
        <w:t>Semestre</w:t>
      </w:r>
      <w:r w:rsidRPr="00AE14EB">
        <w:rPr>
          <w:rFonts w:asciiTheme="minorHAnsi" w:hAnsiTheme="minorHAnsi" w:cstheme="minorHAnsi"/>
          <w:spacing w:val="-4"/>
        </w:rPr>
        <w:t xml:space="preserve"> </w:t>
      </w:r>
      <w:r w:rsidRPr="00AE14EB">
        <w:rPr>
          <w:rFonts w:asciiTheme="minorHAnsi" w:hAnsiTheme="minorHAnsi" w:cstheme="minorHAnsi"/>
          <w:spacing w:val="-2"/>
        </w:rPr>
        <w:t>Académico</w:t>
      </w:r>
      <w:r w:rsidRPr="00AE14EB">
        <w:rPr>
          <w:rFonts w:asciiTheme="minorHAnsi" w:hAnsiTheme="minorHAnsi" w:cstheme="minorHAnsi"/>
        </w:rPr>
        <w:tab/>
      </w:r>
      <w:r w:rsidR="00756020" w:rsidRPr="00AE14EB">
        <w:rPr>
          <w:rFonts w:asciiTheme="minorHAnsi" w:hAnsiTheme="minorHAnsi" w:cstheme="minorHAnsi"/>
        </w:rPr>
        <w:tab/>
      </w:r>
      <w:r w:rsidRPr="00AE14EB">
        <w:rPr>
          <w:rFonts w:asciiTheme="minorHAnsi" w:hAnsiTheme="minorHAnsi" w:cstheme="minorHAnsi"/>
        </w:rPr>
        <w:t>:</w:t>
      </w:r>
      <w:r w:rsidRPr="00AE14EB">
        <w:rPr>
          <w:rFonts w:asciiTheme="minorHAnsi" w:hAnsiTheme="minorHAnsi" w:cstheme="minorHAnsi"/>
          <w:spacing w:val="-2"/>
        </w:rPr>
        <w:t xml:space="preserve"> </w:t>
      </w:r>
      <w:r w:rsidRPr="00AE14EB">
        <w:rPr>
          <w:rFonts w:asciiTheme="minorHAnsi" w:hAnsiTheme="minorHAnsi" w:cstheme="minorHAnsi"/>
        </w:rPr>
        <w:t>202</w:t>
      </w:r>
      <w:r w:rsidR="00832164" w:rsidRPr="00AE14EB">
        <w:rPr>
          <w:rFonts w:asciiTheme="minorHAnsi" w:hAnsiTheme="minorHAnsi" w:cstheme="minorHAnsi"/>
        </w:rPr>
        <w:t>6</w:t>
      </w:r>
      <w:r w:rsidRPr="00AE14EB">
        <w:rPr>
          <w:rFonts w:asciiTheme="minorHAnsi" w:hAnsiTheme="minorHAnsi" w:cstheme="minorHAnsi"/>
          <w:spacing w:val="-2"/>
        </w:rPr>
        <w:t xml:space="preserve"> </w:t>
      </w:r>
      <w:r w:rsidRPr="00AE14EB">
        <w:rPr>
          <w:rFonts w:asciiTheme="minorHAnsi" w:hAnsiTheme="minorHAnsi" w:cstheme="minorHAnsi"/>
        </w:rPr>
        <w:t>-</w:t>
      </w:r>
      <w:r w:rsidRPr="00AE14EB">
        <w:rPr>
          <w:rFonts w:asciiTheme="minorHAnsi" w:hAnsiTheme="minorHAnsi" w:cstheme="minorHAnsi"/>
          <w:spacing w:val="-1"/>
        </w:rPr>
        <w:t xml:space="preserve"> </w:t>
      </w:r>
      <w:r w:rsidR="0053125E">
        <w:rPr>
          <w:rFonts w:asciiTheme="minorHAnsi" w:hAnsiTheme="minorHAnsi" w:cstheme="minorHAnsi"/>
          <w:spacing w:val="-1"/>
        </w:rPr>
        <w:t>B</w:t>
      </w:r>
    </w:p>
    <w:p w14:paraId="2BF15492" w14:textId="50BB7D8F" w:rsidR="002A43D3" w:rsidRPr="00AE14EB" w:rsidRDefault="00762CE3" w:rsidP="009530B1">
      <w:pPr>
        <w:pStyle w:val="Prrafodelista"/>
        <w:numPr>
          <w:ilvl w:val="1"/>
          <w:numId w:val="24"/>
        </w:numPr>
        <w:tabs>
          <w:tab w:val="left" w:pos="1827"/>
          <w:tab w:val="left" w:pos="4871"/>
        </w:tabs>
        <w:ind w:hanging="487"/>
        <w:rPr>
          <w:rFonts w:asciiTheme="minorHAnsi" w:hAnsiTheme="minorHAnsi" w:cstheme="minorHAnsi"/>
          <w:b/>
        </w:rPr>
      </w:pPr>
      <w:r w:rsidRPr="00AE14EB">
        <w:rPr>
          <w:rFonts w:asciiTheme="minorHAnsi" w:hAnsiTheme="minorHAnsi" w:cstheme="minorHAnsi"/>
        </w:rPr>
        <w:t>N°</w:t>
      </w:r>
      <w:r w:rsidRPr="00AE14EB">
        <w:rPr>
          <w:rFonts w:asciiTheme="minorHAnsi" w:hAnsiTheme="minorHAnsi" w:cstheme="minorHAnsi"/>
          <w:spacing w:val="-1"/>
        </w:rPr>
        <w:t xml:space="preserve"> </w:t>
      </w:r>
      <w:r w:rsidRPr="00AE14EB">
        <w:rPr>
          <w:rFonts w:asciiTheme="minorHAnsi" w:hAnsiTheme="minorHAnsi" w:cstheme="minorHAnsi"/>
        </w:rPr>
        <w:t>Horas</w:t>
      </w:r>
      <w:r w:rsidRPr="00AE14EB">
        <w:rPr>
          <w:rFonts w:asciiTheme="minorHAnsi" w:hAnsiTheme="minorHAnsi" w:cstheme="minorHAnsi"/>
          <w:spacing w:val="-2"/>
        </w:rPr>
        <w:t xml:space="preserve"> </w:t>
      </w:r>
      <w:r w:rsidRPr="00AE14EB">
        <w:rPr>
          <w:rFonts w:asciiTheme="minorHAnsi" w:hAnsiTheme="minorHAnsi" w:cstheme="minorHAnsi"/>
        </w:rPr>
        <w:t>de</w:t>
      </w:r>
      <w:r w:rsidRPr="00AE14EB">
        <w:rPr>
          <w:rFonts w:asciiTheme="minorHAnsi" w:hAnsiTheme="minorHAnsi" w:cstheme="minorHAnsi"/>
          <w:spacing w:val="2"/>
        </w:rPr>
        <w:t xml:space="preserve"> </w:t>
      </w:r>
      <w:r w:rsidRPr="00AE14EB">
        <w:rPr>
          <w:rFonts w:asciiTheme="minorHAnsi" w:hAnsiTheme="minorHAnsi" w:cstheme="minorHAnsi"/>
          <w:spacing w:val="-2"/>
        </w:rPr>
        <w:t>Clases</w:t>
      </w:r>
      <w:r w:rsidRPr="00AE14EB">
        <w:rPr>
          <w:rFonts w:asciiTheme="minorHAnsi" w:hAnsiTheme="minorHAnsi" w:cstheme="minorHAnsi"/>
        </w:rPr>
        <w:tab/>
      </w:r>
      <w:r w:rsidR="00756020" w:rsidRPr="00AE14EB">
        <w:rPr>
          <w:rFonts w:asciiTheme="minorHAnsi" w:hAnsiTheme="minorHAnsi" w:cstheme="minorHAnsi"/>
        </w:rPr>
        <w:tab/>
      </w:r>
      <w:r w:rsidRPr="00AE14EB">
        <w:rPr>
          <w:rFonts w:asciiTheme="minorHAnsi" w:hAnsiTheme="minorHAnsi" w:cstheme="minorHAnsi"/>
        </w:rPr>
        <w:t>:</w:t>
      </w:r>
      <w:r w:rsidRPr="00AE14EB">
        <w:rPr>
          <w:rFonts w:asciiTheme="minorHAnsi" w:hAnsiTheme="minorHAnsi" w:cstheme="minorHAnsi"/>
          <w:spacing w:val="1"/>
        </w:rPr>
        <w:t xml:space="preserve"> </w:t>
      </w:r>
      <w:r w:rsidRPr="00AE14EB">
        <w:rPr>
          <w:rFonts w:asciiTheme="minorHAnsi" w:hAnsiTheme="minorHAnsi" w:cstheme="minorHAnsi"/>
        </w:rPr>
        <w:t>Teoría:</w:t>
      </w:r>
      <w:r w:rsidRPr="00AE14EB">
        <w:rPr>
          <w:rFonts w:asciiTheme="minorHAnsi" w:hAnsiTheme="minorHAnsi" w:cstheme="minorHAnsi"/>
          <w:spacing w:val="-3"/>
        </w:rPr>
        <w:t xml:space="preserve"> </w:t>
      </w:r>
      <w:r w:rsidR="005742FD" w:rsidRPr="00AE14EB">
        <w:rPr>
          <w:rFonts w:asciiTheme="minorHAnsi" w:hAnsiTheme="minorHAnsi" w:cstheme="minorHAnsi"/>
        </w:rPr>
        <w:t>2</w:t>
      </w:r>
      <w:r w:rsidRPr="00AE14EB">
        <w:rPr>
          <w:rFonts w:asciiTheme="minorHAnsi" w:hAnsiTheme="minorHAnsi" w:cstheme="minorHAnsi"/>
          <w:spacing w:val="79"/>
          <w:w w:val="150"/>
        </w:rPr>
        <w:t xml:space="preserve"> </w:t>
      </w:r>
      <w:r w:rsidRPr="00AE14EB">
        <w:rPr>
          <w:rFonts w:asciiTheme="minorHAnsi" w:hAnsiTheme="minorHAnsi" w:cstheme="minorHAnsi"/>
        </w:rPr>
        <w:t>Práctica:</w:t>
      </w:r>
      <w:r w:rsidRPr="00AE14EB">
        <w:rPr>
          <w:rFonts w:asciiTheme="minorHAnsi" w:hAnsiTheme="minorHAnsi" w:cstheme="minorHAnsi"/>
          <w:spacing w:val="1"/>
        </w:rPr>
        <w:t xml:space="preserve"> </w:t>
      </w:r>
      <w:r w:rsidR="009530B1" w:rsidRPr="00AE14EB">
        <w:rPr>
          <w:rFonts w:asciiTheme="minorHAnsi" w:hAnsiTheme="minorHAnsi" w:cstheme="minorHAnsi"/>
          <w:spacing w:val="-10"/>
        </w:rPr>
        <w:t>2</w:t>
      </w:r>
    </w:p>
    <w:p w14:paraId="64463EE0" w14:textId="4900113A" w:rsidR="002A43D3" w:rsidRPr="00AE14EB" w:rsidRDefault="00762CE3" w:rsidP="009530B1">
      <w:pPr>
        <w:pStyle w:val="Prrafodelista"/>
        <w:numPr>
          <w:ilvl w:val="1"/>
          <w:numId w:val="24"/>
        </w:numPr>
        <w:tabs>
          <w:tab w:val="left" w:pos="1806"/>
          <w:tab w:val="left" w:pos="4871"/>
        </w:tabs>
        <w:ind w:left="1806" w:hanging="466"/>
        <w:rPr>
          <w:rFonts w:asciiTheme="minorHAnsi" w:hAnsiTheme="minorHAnsi" w:cstheme="minorHAnsi"/>
          <w:b/>
        </w:rPr>
      </w:pPr>
      <w:r w:rsidRPr="00AE14EB">
        <w:rPr>
          <w:rFonts w:asciiTheme="minorHAnsi" w:hAnsiTheme="minorHAnsi" w:cstheme="minorHAnsi"/>
        </w:rPr>
        <w:t>N°</w:t>
      </w:r>
      <w:r w:rsidRPr="00AE14EB">
        <w:rPr>
          <w:rFonts w:asciiTheme="minorHAnsi" w:hAnsiTheme="minorHAnsi" w:cstheme="minorHAnsi"/>
          <w:spacing w:val="1"/>
        </w:rPr>
        <w:t xml:space="preserve"> </w:t>
      </w:r>
      <w:r w:rsidRPr="00AE14EB">
        <w:rPr>
          <w:rFonts w:asciiTheme="minorHAnsi" w:hAnsiTheme="minorHAnsi" w:cstheme="minorHAnsi"/>
        </w:rPr>
        <w:t>de</w:t>
      </w:r>
      <w:r w:rsidRPr="00AE14EB">
        <w:rPr>
          <w:rFonts w:asciiTheme="minorHAnsi" w:hAnsiTheme="minorHAnsi" w:cstheme="minorHAnsi"/>
          <w:spacing w:val="-1"/>
        </w:rPr>
        <w:t xml:space="preserve"> </w:t>
      </w:r>
      <w:r w:rsidRPr="00AE14EB">
        <w:rPr>
          <w:rFonts w:asciiTheme="minorHAnsi" w:hAnsiTheme="minorHAnsi" w:cstheme="minorHAnsi"/>
          <w:spacing w:val="-2"/>
        </w:rPr>
        <w:t>Créditos</w:t>
      </w:r>
      <w:r w:rsidRPr="00AE14EB">
        <w:rPr>
          <w:rFonts w:asciiTheme="minorHAnsi" w:hAnsiTheme="minorHAnsi" w:cstheme="minorHAnsi"/>
        </w:rPr>
        <w:tab/>
      </w:r>
      <w:r w:rsidR="00756020" w:rsidRPr="00AE14EB">
        <w:rPr>
          <w:rFonts w:asciiTheme="minorHAnsi" w:hAnsiTheme="minorHAnsi" w:cstheme="minorHAnsi"/>
        </w:rPr>
        <w:tab/>
      </w:r>
      <w:r w:rsidRPr="00AE14EB">
        <w:rPr>
          <w:rFonts w:asciiTheme="minorHAnsi" w:hAnsiTheme="minorHAnsi" w:cstheme="minorHAnsi"/>
        </w:rPr>
        <w:t>:</w:t>
      </w:r>
      <w:r w:rsidRPr="00AE14EB">
        <w:rPr>
          <w:rFonts w:asciiTheme="minorHAnsi" w:hAnsiTheme="minorHAnsi" w:cstheme="minorHAnsi"/>
          <w:spacing w:val="55"/>
        </w:rPr>
        <w:t xml:space="preserve"> </w:t>
      </w:r>
      <w:r w:rsidRPr="00AE14EB">
        <w:rPr>
          <w:rFonts w:asciiTheme="minorHAnsi" w:hAnsiTheme="minorHAnsi" w:cstheme="minorHAnsi"/>
          <w:spacing w:val="-10"/>
        </w:rPr>
        <w:t>4</w:t>
      </w:r>
    </w:p>
    <w:p w14:paraId="02E6BBF5" w14:textId="0A19A9BA" w:rsidR="00756020" w:rsidRPr="00AE14EB" w:rsidRDefault="00762CE3" w:rsidP="009530B1">
      <w:pPr>
        <w:pStyle w:val="Prrafodelista"/>
        <w:numPr>
          <w:ilvl w:val="1"/>
          <w:numId w:val="24"/>
        </w:numPr>
        <w:tabs>
          <w:tab w:val="left" w:pos="1827"/>
          <w:tab w:val="left" w:pos="4871"/>
        </w:tabs>
        <w:ind w:right="81" w:hanging="487"/>
        <w:rPr>
          <w:rFonts w:asciiTheme="minorHAnsi" w:hAnsiTheme="minorHAnsi" w:cstheme="minorHAnsi"/>
          <w:b/>
          <w:lang w:val="es-PE"/>
        </w:rPr>
      </w:pPr>
      <w:r w:rsidRPr="00AE14EB">
        <w:rPr>
          <w:rFonts w:asciiTheme="minorHAnsi" w:hAnsiTheme="minorHAnsi" w:cstheme="minorHAnsi"/>
        </w:rPr>
        <w:t>Duración</w:t>
      </w:r>
      <w:r w:rsidRPr="00AE14EB">
        <w:rPr>
          <w:rFonts w:asciiTheme="minorHAnsi" w:hAnsiTheme="minorHAnsi" w:cstheme="minorHAnsi"/>
        </w:rPr>
        <w:tab/>
      </w:r>
      <w:r w:rsidR="00756020" w:rsidRPr="00AE14EB">
        <w:rPr>
          <w:rFonts w:asciiTheme="minorHAnsi" w:hAnsiTheme="minorHAnsi" w:cstheme="minorHAnsi"/>
        </w:rPr>
        <w:tab/>
      </w:r>
      <w:r w:rsidRPr="00AE14EB">
        <w:rPr>
          <w:rFonts w:asciiTheme="minorHAnsi" w:hAnsiTheme="minorHAnsi" w:cstheme="minorHAnsi"/>
        </w:rPr>
        <w:t>: 17</w:t>
      </w:r>
      <w:r w:rsidRPr="00AE14EB">
        <w:rPr>
          <w:rFonts w:asciiTheme="minorHAnsi" w:hAnsiTheme="minorHAnsi" w:cstheme="minorHAnsi"/>
          <w:spacing w:val="-1"/>
        </w:rPr>
        <w:t xml:space="preserve"> </w:t>
      </w:r>
      <w:r w:rsidRPr="00AE14EB">
        <w:rPr>
          <w:rFonts w:asciiTheme="minorHAnsi" w:hAnsiTheme="minorHAnsi" w:cstheme="minorHAnsi"/>
          <w:spacing w:val="-2"/>
        </w:rPr>
        <w:t>semanas</w:t>
      </w:r>
    </w:p>
    <w:p w14:paraId="330952D7" w14:textId="5C55E1D3" w:rsidR="00756020" w:rsidRPr="00AE14EB" w:rsidRDefault="00756020" w:rsidP="009530B1">
      <w:pPr>
        <w:pStyle w:val="Prrafodelista"/>
        <w:numPr>
          <w:ilvl w:val="1"/>
          <w:numId w:val="24"/>
        </w:numPr>
        <w:tabs>
          <w:tab w:val="left" w:pos="1843"/>
        </w:tabs>
        <w:ind w:right="81" w:hanging="487"/>
        <w:rPr>
          <w:rFonts w:asciiTheme="minorHAnsi" w:hAnsiTheme="minorHAnsi" w:cstheme="minorHAnsi"/>
          <w:b/>
          <w:lang w:val="es-PE"/>
        </w:rPr>
      </w:pPr>
      <w:r w:rsidRPr="00AE14EB">
        <w:rPr>
          <w:rFonts w:asciiTheme="minorHAnsi" w:hAnsiTheme="minorHAnsi" w:cstheme="minorHAnsi"/>
        </w:rPr>
        <w:t>Docente</w:t>
      </w:r>
      <w:r w:rsidRPr="00AE14EB">
        <w:rPr>
          <w:rFonts w:asciiTheme="minorHAnsi" w:hAnsiTheme="minorHAnsi" w:cstheme="minorHAnsi"/>
          <w:spacing w:val="1"/>
        </w:rPr>
        <w:t xml:space="preserve"> </w:t>
      </w:r>
      <w:r w:rsidRPr="00AE14EB">
        <w:rPr>
          <w:rFonts w:asciiTheme="minorHAnsi" w:hAnsiTheme="minorHAnsi" w:cstheme="minorHAnsi"/>
        </w:rPr>
        <w:tab/>
      </w:r>
      <w:r w:rsidRPr="00AE14EB">
        <w:rPr>
          <w:rFonts w:asciiTheme="minorHAnsi" w:hAnsiTheme="minorHAnsi" w:cstheme="minorHAnsi"/>
        </w:rPr>
        <w:tab/>
      </w:r>
      <w:r w:rsidR="00156F33" w:rsidRPr="00AE14EB">
        <w:rPr>
          <w:rFonts w:asciiTheme="minorHAnsi" w:hAnsiTheme="minorHAnsi" w:cstheme="minorHAnsi"/>
        </w:rPr>
        <w:tab/>
      </w:r>
      <w:r w:rsidR="00156F33" w:rsidRPr="00AE14EB">
        <w:rPr>
          <w:rFonts w:asciiTheme="minorHAnsi" w:hAnsiTheme="minorHAnsi" w:cstheme="minorHAnsi"/>
        </w:rPr>
        <w:tab/>
      </w:r>
      <w:r w:rsidRPr="00AE14EB">
        <w:rPr>
          <w:rFonts w:asciiTheme="minorHAnsi" w:hAnsiTheme="minorHAnsi" w:cstheme="minorHAnsi"/>
        </w:rPr>
        <w:t>:</w:t>
      </w:r>
      <w:r w:rsidRPr="00AE14EB">
        <w:rPr>
          <w:rFonts w:asciiTheme="minorHAnsi" w:hAnsiTheme="minorHAnsi" w:cstheme="minorHAnsi"/>
          <w:spacing w:val="-3"/>
        </w:rPr>
        <w:t xml:space="preserve"> </w:t>
      </w:r>
      <w:r w:rsidR="009530B1" w:rsidRPr="00AE14EB">
        <w:rPr>
          <w:rFonts w:asciiTheme="minorHAnsi" w:hAnsiTheme="minorHAnsi" w:cstheme="minorHAnsi"/>
          <w:lang w:val="es-PE"/>
        </w:rPr>
        <w:t>Dra. Erika Juana Zevallos Vera</w:t>
      </w:r>
    </w:p>
    <w:p w14:paraId="0C1F3E13" w14:textId="19E2F326" w:rsidR="002A43D3" w:rsidRPr="00AE14EB" w:rsidRDefault="00762CE3" w:rsidP="009530B1">
      <w:pPr>
        <w:pStyle w:val="Prrafodelista"/>
        <w:numPr>
          <w:ilvl w:val="1"/>
          <w:numId w:val="24"/>
        </w:numPr>
        <w:tabs>
          <w:tab w:val="left" w:pos="1806"/>
          <w:tab w:val="left" w:pos="4871"/>
        </w:tabs>
        <w:ind w:left="1806" w:hanging="478"/>
        <w:rPr>
          <w:rFonts w:asciiTheme="minorHAnsi" w:hAnsiTheme="minorHAnsi" w:cstheme="minorHAnsi"/>
          <w:b/>
        </w:rPr>
      </w:pPr>
      <w:r w:rsidRPr="00AE14EB">
        <w:rPr>
          <w:rFonts w:asciiTheme="minorHAnsi" w:hAnsiTheme="minorHAnsi" w:cstheme="minorHAnsi"/>
          <w:spacing w:val="-2"/>
        </w:rPr>
        <w:t>Modalidad</w:t>
      </w:r>
      <w:r w:rsidRPr="00AE14EB">
        <w:rPr>
          <w:rFonts w:asciiTheme="minorHAnsi" w:hAnsiTheme="minorHAnsi" w:cstheme="minorHAnsi"/>
        </w:rPr>
        <w:tab/>
      </w:r>
      <w:r w:rsidR="00156F33" w:rsidRPr="00AE14EB">
        <w:rPr>
          <w:rFonts w:asciiTheme="minorHAnsi" w:hAnsiTheme="minorHAnsi" w:cstheme="minorHAnsi"/>
        </w:rPr>
        <w:tab/>
      </w:r>
      <w:r w:rsidRPr="00AE14EB">
        <w:rPr>
          <w:rFonts w:asciiTheme="minorHAnsi" w:hAnsiTheme="minorHAnsi" w:cstheme="minorHAnsi"/>
        </w:rPr>
        <w:t>:</w:t>
      </w:r>
      <w:r w:rsidRPr="00AE14EB">
        <w:rPr>
          <w:rFonts w:asciiTheme="minorHAnsi" w:hAnsiTheme="minorHAnsi" w:cstheme="minorHAnsi"/>
          <w:spacing w:val="1"/>
        </w:rPr>
        <w:t xml:space="preserve"> </w:t>
      </w:r>
      <w:r w:rsidRPr="00AE14EB">
        <w:rPr>
          <w:rFonts w:asciiTheme="minorHAnsi" w:hAnsiTheme="minorHAnsi" w:cstheme="minorHAnsi"/>
          <w:spacing w:val="-2"/>
        </w:rPr>
        <w:t>Presencial</w:t>
      </w:r>
    </w:p>
    <w:p w14:paraId="259D0B43" w14:textId="77777777" w:rsidR="002A43D3" w:rsidRPr="00AE14EB" w:rsidRDefault="002A43D3" w:rsidP="00584C4B">
      <w:pPr>
        <w:pStyle w:val="Textoindependiente"/>
        <w:rPr>
          <w:rFonts w:asciiTheme="minorHAnsi" w:hAnsiTheme="minorHAnsi" w:cstheme="minorHAnsi"/>
          <w:sz w:val="22"/>
          <w:szCs w:val="22"/>
        </w:rPr>
      </w:pPr>
    </w:p>
    <w:p w14:paraId="03F74C6D" w14:textId="4AC09DC7" w:rsidR="002A43D3" w:rsidRPr="00AE14EB" w:rsidRDefault="00584C4B" w:rsidP="009477DE">
      <w:pPr>
        <w:pStyle w:val="Prrafodelista"/>
        <w:numPr>
          <w:ilvl w:val="0"/>
          <w:numId w:val="25"/>
        </w:numPr>
        <w:tabs>
          <w:tab w:val="left" w:pos="1336"/>
        </w:tabs>
        <w:ind w:left="1336" w:hanging="769"/>
        <w:jc w:val="left"/>
        <w:rPr>
          <w:rFonts w:asciiTheme="minorHAnsi" w:hAnsiTheme="minorHAnsi" w:cstheme="minorHAnsi"/>
          <w:b/>
        </w:rPr>
      </w:pPr>
      <w:r w:rsidRPr="00AE14EB">
        <w:rPr>
          <w:rFonts w:asciiTheme="minorHAnsi" w:hAnsiTheme="minorHAnsi" w:cstheme="minorHAnsi"/>
          <w:b/>
          <w:spacing w:val="-2"/>
        </w:rPr>
        <w:t xml:space="preserve"> SUMILLA</w:t>
      </w:r>
    </w:p>
    <w:p w14:paraId="727FF17B" w14:textId="392460EC" w:rsidR="009530B1" w:rsidRPr="009530B1" w:rsidRDefault="009530B1" w:rsidP="00F941D3">
      <w:pPr>
        <w:pStyle w:val="Textoindependiente"/>
        <w:spacing w:before="25"/>
        <w:ind w:left="1418" w:firstLine="22"/>
        <w:jc w:val="both"/>
        <w:rPr>
          <w:rFonts w:asciiTheme="minorHAnsi" w:hAnsiTheme="minorHAnsi" w:cstheme="minorHAnsi"/>
          <w:bCs/>
          <w:lang w:val="es-PE"/>
        </w:rPr>
      </w:pPr>
      <w:r w:rsidRPr="009530B1">
        <w:rPr>
          <w:rFonts w:asciiTheme="minorHAnsi" w:hAnsiTheme="minorHAnsi" w:cstheme="minorHAnsi"/>
          <w:bCs/>
          <w:lang w:val="es-PE"/>
        </w:rPr>
        <w:t>La asignatura de Metodología de la Investigación pertenece al área de</w:t>
      </w:r>
      <w:r w:rsidR="00F941D3">
        <w:rPr>
          <w:rFonts w:asciiTheme="minorHAnsi" w:hAnsiTheme="minorHAnsi" w:cstheme="minorHAnsi"/>
          <w:bCs/>
          <w:lang w:val="es-PE"/>
        </w:rPr>
        <w:t xml:space="preserve"> </w:t>
      </w:r>
      <w:r w:rsidRPr="009530B1">
        <w:rPr>
          <w:rFonts w:asciiTheme="minorHAnsi" w:hAnsiTheme="minorHAnsi" w:cstheme="minorHAnsi"/>
          <w:bCs/>
          <w:lang w:val="es-PE"/>
        </w:rPr>
        <w:t>estudios generales, es de naturaleza teórico práctico y carácter obligatorio.</w:t>
      </w:r>
    </w:p>
    <w:p w14:paraId="4A7D0324" w14:textId="7BC499A2" w:rsidR="009530B1" w:rsidRPr="009530B1" w:rsidRDefault="009530B1" w:rsidP="00F941D3">
      <w:pPr>
        <w:pStyle w:val="Textoindependiente"/>
        <w:spacing w:before="25"/>
        <w:ind w:left="1418" w:firstLine="22"/>
        <w:jc w:val="both"/>
        <w:rPr>
          <w:rFonts w:asciiTheme="minorHAnsi" w:hAnsiTheme="minorHAnsi" w:cstheme="minorHAnsi"/>
          <w:bCs/>
          <w:lang w:val="es-PE"/>
        </w:rPr>
      </w:pPr>
      <w:r w:rsidRPr="009530B1">
        <w:rPr>
          <w:rFonts w:asciiTheme="minorHAnsi" w:hAnsiTheme="minorHAnsi" w:cstheme="minorHAnsi"/>
          <w:bCs/>
          <w:lang w:val="es-PE"/>
        </w:rPr>
        <w:t>Tiene como propósito su propósito es que el estudiante desarrolle los</w:t>
      </w:r>
      <w:r w:rsidR="00F941D3">
        <w:rPr>
          <w:rFonts w:asciiTheme="minorHAnsi" w:hAnsiTheme="minorHAnsi" w:cstheme="minorHAnsi"/>
          <w:bCs/>
          <w:lang w:val="es-PE"/>
        </w:rPr>
        <w:t xml:space="preserve"> </w:t>
      </w:r>
      <w:r w:rsidRPr="009530B1">
        <w:rPr>
          <w:rFonts w:asciiTheme="minorHAnsi" w:hAnsiTheme="minorHAnsi" w:cstheme="minorHAnsi"/>
          <w:bCs/>
          <w:lang w:val="es-PE"/>
        </w:rPr>
        <w:t>siguientes contenidos:</w:t>
      </w:r>
    </w:p>
    <w:p w14:paraId="38EE673A" w14:textId="77777777" w:rsidR="009530B1" w:rsidRPr="009530B1" w:rsidRDefault="009530B1" w:rsidP="00F941D3">
      <w:pPr>
        <w:pStyle w:val="Textoindependiente"/>
        <w:spacing w:before="25"/>
        <w:ind w:left="2410" w:hanging="970"/>
        <w:jc w:val="both"/>
        <w:rPr>
          <w:rFonts w:asciiTheme="minorHAnsi" w:hAnsiTheme="minorHAnsi" w:cstheme="minorHAnsi"/>
          <w:bCs/>
          <w:lang w:val="es-PE"/>
        </w:rPr>
      </w:pPr>
      <w:r w:rsidRPr="009530B1">
        <w:rPr>
          <w:rFonts w:asciiTheme="minorHAnsi" w:hAnsiTheme="minorHAnsi" w:cstheme="minorHAnsi"/>
          <w:bCs/>
          <w:lang w:val="es-PE"/>
        </w:rPr>
        <w:t>Unidad I: El proceso de investigación: concebir la idea a investigar</w:t>
      </w:r>
    </w:p>
    <w:p w14:paraId="2CFAEC2C" w14:textId="77777777" w:rsidR="009530B1" w:rsidRPr="009530B1" w:rsidRDefault="009530B1" w:rsidP="00F941D3">
      <w:pPr>
        <w:pStyle w:val="Textoindependiente"/>
        <w:spacing w:before="25"/>
        <w:ind w:left="2410" w:hanging="970"/>
        <w:jc w:val="both"/>
        <w:rPr>
          <w:rFonts w:asciiTheme="minorHAnsi" w:hAnsiTheme="minorHAnsi" w:cstheme="minorHAnsi"/>
          <w:bCs/>
          <w:lang w:val="es-PE"/>
        </w:rPr>
      </w:pPr>
      <w:r w:rsidRPr="009530B1">
        <w:rPr>
          <w:rFonts w:asciiTheme="minorHAnsi" w:hAnsiTheme="minorHAnsi" w:cstheme="minorHAnsi"/>
          <w:bCs/>
          <w:lang w:val="es-PE"/>
        </w:rPr>
        <w:t>Unidad II: El problema de la investigación: Planteamiento del problema y</w:t>
      </w:r>
    </w:p>
    <w:p w14:paraId="31430E21" w14:textId="77777777" w:rsidR="009530B1" w:rsidRPr="009530B1" w:rsidRDefault="009530B1" w:rsidP="00F941D3">
      <w:pPr>
        <w:pStyle w:val="Textoindependiente"/>
        <w:spacing w:before="25"/>
        <w:ind w:left="2410" w:hanging="970"/>
        <w:jc w:val="both"/>
        <w:rPr>
          <w:rFonts w:asciiTheme="minorHAnsi" w:hAnsiTheme="minorHAnsi" w:cstheme="minorHAnsi"/>
          <w:bCs/>
          <w:lang w:val="es-PE"/>
        </w:rPr>
      </w:pPr>
      <w:r w:rsidRPr="009530B1">
        <w:rPr>
          <w:rFonts w:asciiTheme="minorHAnsi" w:hAnsiTheme="minorHAnsi" w:cstheme="minorHAnsi"/>
          <w:bCs/>
          <w:lang w:val="es-PE"/>
        </w:rPr>
        <w:t>objetivos</w:t>
      </w:r>
    </w:p>
    <w:p w14:paraId="7481E007" w14:textId="77777777" w:rsidR="009530B1" w:rsidRPr="009530B1" w:rsidRDefault="009530B1" w:rsidP="00F941D3">
      <w:pPr>
        <w:pStyle w:val="Textoindependiente"/>
        <w:spacing w:before="25"/>
        <w:ind w:left="2410" w:hanging="970"/>
        <w:jc w:val="both"/>
        <w:rPr>
          <w:rFonts w:asciiTheme="minorHAnsi" w:hAnsiTheme="minorHAnsi" w:cstheme="minorHAnsi"/>
          <w:bCs/>
          <w:lang w:val="es-PE"/>
        </w:rPr>
      </w:pPr>
      <w:r w:rsidRPr="009530B1">
        <w:rPr>
          <w:rFonts w:asciiTheme="minorHAnsi" w:hAnsiTheme="minorHAnsi" w:cstheme="minorHAnsi"/>
          <w:bCs/>
          <w:lang w:val="es-PE"/>
        </w:rPr>
        <w:t>Unidad III: Justificación de la investigación</w:t>
      </w:r>
    </w:p>
    <w:p w14:paraId="357C56CB" w14:textId="77777777" w:rsidR="009530B1" w:rsidRPr="009530B1" w:rsidRDefault="009530B1" w:rsidP="00F941D3">
      <w:pPr>
        <w:pStyle w:val="Textoindependiente"/>
        <w:spacing w:before="25"/>
        <w:ind w:left="2410" w:hanging="970"/>
        <w:jc w:val="both"/>
        <w:rPr>
          <w:rFonts w:asciiTheme="minorHAnsi" w:hAnsiTheme="minorHAnsi" w:cstheme="minorHAnsi"/>
          <w:bCs/>
          <w:lang w:val="es-PE"/>
        </w:rPr>
      </w:pPr>
      <w:r w:rsidRPr="009530B1">
        <w:rPr>
          <w:rFonts w:asciiTheme="minorHAnsi" w:hAnsiTheme="minorHAnsi" w:cstheme="minorHAnsi"/>
          <w:bCs/>
          <w:lang w:val="es-PE"/>
        </w:rPr>
        <w:t>Unidad IV: Construcción del marco teórico. El trabajo de campo: recolección</w:t>
      </w:r>
    </w:p>
    <w:p w14:paraId="622FD40D" w14:textId="7E1A7319" w:rsidR="009530B1" w:rsidRPr="00AE14EB" w:rsidRDefault="009530B1" w:rsidP="00F941D3">
      <w:pPr>
        <w:pStyle w:val="Textoindependiente"/>
        <w:spacing w:before="25"/>
        <w:ind w:left="2410" w:hanging="970"/>
        <w:jc w:val="both"/>
        <w:rPr>
          <w:rFonts w:asciiTheme="minorHAnsi" w:hAnsiTheme="minorHAnsi" w:cstheme="minorHAnsi"/>
          <w:bCs/>
          <w:sz w:val="22"/>
          <w:szCs w:val="22"/>
        </w:rPr>
      </w:pPr>
      <w:r w:rsidRPr="00AE14EB">
        <w:rPr>
          <w:rFonts w:asciiTheme="minorHAnsi" w:hAnsiTheme="minorHAnsi" w:cstheme="minorHAnsi"/>
          <w:bCs/>
          <w:sz w:val="22"/>
          <w:szCs w:val="22"/>
          <w:lang w:val="es-PE"/>
        </w:rPr>
        <w:t>de los datos. Análisis de los datos.</w:t>
      </w:r>
    </w:p>
    <w:p w14:paraId="472D72AB" w14:textId="5A71BFEC" w:rsidR="002A43D3" w:rsidRPr="00AE14EB" w:rsidRDefault="00584C4B" w:rsidP="009477DE">
      <w:pPr>
        <w:pStyle w:val="Textoindependiente"/>
        <w:numPr>
          <w:ilvl w:val="0"/>
          <w:numId w:val="25"/>
        </w:numPr>
        <w:spacing w:before="25"/>
        <w:ind w:hanging="772"/>
        <w:jc w:val="left"/>
        <w:rPr>
          <w:rFonts w:asciiTheme="minorHAnsi" w:hAnsiTheme="minorHAnsi" w:cstheme="minorHAnsi"/>
          <w:b/>
          <w:sz w:val="22"/>
          <w:szCs w:val="22"/>
        </w:rPr>
      </w:pPr>
      <w:r w:rsidRPr="00AE14EB">
        <w:rPr>
          <w:rFonts w:asciiTheme="minorHAnsi" w:hAnsiTheme="minorHAnsi" w:cstheme="minorHAnsi"/>
          <w:b/>
          <w:sz w:val="22"/>
          <w:szCs w:val="22"/>
        </w:rPr>
        <w:t xml:space="preserve"> COMPETENCIAS</w:t>
      </w:r>
      <w:r w:rsidRPr="00AE14EB">
        <w:rPr>
          <w:rFonts w:asciiTheme="minorHAnsi" w:hAnsiTheme="minorHAnsi" w:cstheme="minorHAnsi"/>
          <w:b/>
          <w:spacing w:val="-3"/>
          <w:sz w:val="22"/>
          <w:szCs w:val="22"/>
        </w:rPr>
        <w:t xml:space="preserve"> </w:t>
      </w:r>
      <w:r w:rsidRPr="00AE14EB">
        <w:rPr>
          <w:rFonts w:asciiTheme="minorHAnsi" w:hAnsiTheme="minorHAnsi" w:cstheme="minorHAnsi"/>
          <w:b/>
          <w:sz w:val="22"/>
          <w:szCs w:val="22"/>
        </w:rPr>
        <w:t>DE</w:t>
      </w:r>
      <w:r w:rsidRPr="00AE14EB">
        <w:rPr>
          <w:rFonts w:asciiTheme="minorHAnsi" w:hAnsiTheme="minorHAnsi" w:cstheme="minorHAnsi"/>
          <w:b/>
          <w:spacing w:val="-2"/>
          <w:sz w:val="22"/>
          <w:szCs w:val="22"/>
        </w:rPr>
        <w:t xml:space="preserve"> </w:t>
      </w:r>
      <w:r w:rsidRPr="00AE14EB">
        <w:rPr>
          <w:rFonts w:asciiTheme="minorHAnsi" w:hAnsiTheme="minorHAnsi" w:cstheme="minorHAnsi"/>
          <w:b/>
          <w:sz w:val="22"/>
          <w:szCs w:val="22"/>
        </w:rPr>
        <w:t>LA</w:t>
      </w:r>
      <w:r w:rsidRPr="00AE14EB">
        <w:rPr>
          <w:rFonts w:asciiTheme="minorHAnsi" w:hAnsiTheme="minorHAnsi" w:cstheme="minorHAnsi"/>
          <w:b/>
          <w:spacing w:val="-2"/>
          <w:sz w:val="22"/>
          <w:szCs w:val="22"/>
        </w:rPr>
        <w:t xml:space="preserve"> ASIGNATURA:</w:t>
      </w:r>
    </w:p>
    <w:p w14:paraId="3594E4A3" w14:textId="7669C939" w:rsidR="002A43D3" w:rsidRPr="00AE14EB" w:rsidRDefault="002D6674" w:rsidP="003143CD">
      <w:pPr>
        <w:ind w:left="1339"/>
        <w:rPr>
          <w:rFonts w:asciiTheme="minorHAnsi" w:hAnsiTheme="minorHAnsi" w:cstheme="minorHAnsi"/>
          <w:b/>
        </w:rPr>
      </w:pPr>
      <w:r w:rsidRPr="00AE14EB">
        <w:rPr>
          <w:rFonts w:asciiTheme="minorHAnsi" w:hAnsiTheme="minorHAnsi" w:cstheme="minorHAnsi"/>
          <w:b/>
        </w:rPr>
        <w:t>3</w:t>
      </w:r>
      <w:r w:rsidR="003143CD" w:rsidRPr="00AE14EB">
        <w:rPr>
          <w:rFonts w:asciiTheme="minorHAnsi" w:hAnsiTheme="minorHAnsi" w:cstheme="minorHAnsi"/>
          <w:b/>
        </w:rPr>
        <w:t>.</w:t>
      </w:r>
      <w:r w:rsidRPr="00AE14EB">
        <w:rPr>
          <w:rFonts w:asciiTheme="minorHAnsi" w:hAnsiTheme="minorHAnsi" w:cstheme="minorHAnsi"/>
          <w:b/>
        </w:rPr>
        <w:t>1</w:t>
      </w:r>
      <w:r w:rsidRPr="00AE14EB">
        <w:rPr>
          <w:rFonts w:asciiTheme="minorHAnsi" w:hAnsiTheme="minorHAnsi" w:cstheme="minorHAnsi"/>
          <w:b/>
          <w:spacing w:val="-3"/>
        </w:rPr>
        <w:t xml:space="preserve"> </w:t>
      </w:r>
      <w:r w:rsidRPr="00AE14EB">
        <w:rPr>
          <w:rFonts w:asciiTheme="minorHAnsi" w:hAnsiTheme="minorHAnsi" w:cstheme="minorHAnsi"/>
          <w:b/>
        </w:rPr>
        <w:t>COMPETENCIAS</w:t>
      </w:r>
      <w:r w:rsidRPr="00AE14EB">
        <w:rPr>
          <w:rFonts w:asciiTheme="minorHAnsi" w:hAnsiTheme="minorHAnsi" w:cstheme="minorHAnsi"/>
          <w:b/>
          <w:spacing w:val="-2"/>
        </w:rPr>
        <w:t xml:space="preserve"> GENERALES</w:t>
      </w:r>
    </w:p>
    <w:p w14:paraId="2C1404E0" w14:textId="77777777" w:rsidR="002A43D3" w:rsidRPr="00AE14EB" w:rsidRDefault="00762CE3" w:rsidP="00584C4B">
      <w:pPr>
        <w:pStyle w:val="Ttulo1"/>
        <w:ind w:left="895" w:firstLine="545"/>
        <w:jc w:val="both"/>
        <w:rPr>
          <w:rFonts w:asciiTheme="minorHAnsi" w:hAnsiTheme="minorHAnsi" w:cstheme="minorHAnsi"/>
          <w:sz w:val="22"/>
          <w:szCs w:val="22"/>
        </w:rPr>
      </w:pPr>
      <w:r w:rsidRPr="00AE14EB">
        <w:rPr>
          <w:rFonts w:asciiTheme="minorHAnsi" w:hAnsiTheme="minorHAnsi" w:cstheme="minorHAnsi"/>
          <w:sz w:val="22"/>
          <w:szCs w:val="22"/>
        </w:rPr>
        <w:t>CG1.</w:t>
      </w:r>
      <w:r w:rsidRPr="00AE14EB">
        <w:rPr>
          <w:rFonts w:asciiTheme="minorHAnsi" w:hAnsiTheme="minorHAnsi" w:cstheme="minorHAnsi"/>
          <w:spacing w:val="-2"/>
          <w:sz w:val="22"/>
          <w:szCs w:val="22"/>
        </w:rPr>
        <w:t xml:space="preserve"> Comunicación.</w:t>
      </w:r>
    </w:p>
    <w:p w14:paraId="170BE00B" w14:textId="77777777" w:rsidR="002A43D3" w:rsidRPr="00AE14EB" w:rsidRDefault="00762CE3" w:rsidP="00584C4B">
      <w:pPr>
        <w:pStyle w:val="Textoindependiente"/>
        <w:ind w:left="1418" w:right="257"/>
        <w:jc w:val="both"/>
        <w:rPr>
          <w:rFonts w:asciiTheme="minorHAnsi" w:hAnsiTheme="minorHAnsi" w:cstheme="minorHAnsi"/>
          <w:sz w:val="22"/>
          <w:szCs w:val="22"/>
        </w:rPr>
      </w:pPr>
      <w:r w:rsidRPr="00AE14EB">
        <w:rPr>
          <w:rFonts w:asciiTheme="minorHAnsi" w:hAnsiTheme="minorHAnsi" w:cstheme="minorHAnsi"/>
          <w:sz w:val="22"/>
          <w:szCs w:val="22"/>
        </w:rPr>
        <w:t>Transmite información que elabora para difundir conocimientos de su campo profesional,</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a</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través</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comunicación</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oral</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y</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escrita,</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manera</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clara</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y</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correcta; ejerciendo el derecho de libertad de pensamiento con responsabilidad.</w:t>
      </w:r>
    </w:p>
    <w:p w14:paraId="3D9EB13B" w14:textId="77777777" w:rsidR="002A43D3" w:rsidRPr="00AE14EB" w:rsidRDefault="00762CE3" w:rsidP="00584C4B">
      <w:pPr>
        <w:pStyle w:val="Ttulo1"/>
        <w:ind w:firstLine="579"/>
        <w:jc w:val="both"/>
        <w:rPr>
          <w:rFonts w:asciiTheme="minorHAnsi" w:hAnsiTheme="minorHAnsi" w:cstheme="minorHAnsi"/>
          <w:sz w:val="22"/>
          <w:szCs w:val="22"/>
        </w:rPr>
      </w:pPr>
      <w:r w:rsidRPr="00AE14EB">
        <w:rPr>
          <w:rFonts w:asciiTheme="minorHAnsi" w:hAnsiTheme="minorHAnsi" w:cstheme="minorHAnsi"/>
          <w:sz w:val="22"/>
          <w:szCs w:val="22"/>
        </w:rPr>
        <w:t>CG2.</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Trabaja</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en</w:t>
      </w:r>
      <w:r w:rsidRPr="00AE14EB">
        <w:rPr>
          <w:rFonts w:asciiTheme="minorHAnsi" w:hAnsiTheme="minorHAnsi" w:cstheme="minorHAnsi"/>
          <w:spacing w:val="-2"/>
          <w:sz w:val="22"/>
          <w:szCs w:val="22"/>
        </w:rPr>
        <w:t xml:space="preserve"> equipo.</w:t>
      </w:r>
    </w:p>
    <w:p w14:paraId="0C01F6DC" w14:textId="77777777" w:rsidR="002A43D3" w:rsidRPr="00AE14EB" w:rsidRDefault="00762CE3" w:rsidP="00584C4B">
      <w:pPr>
        <w:pStyle w:val="Textoindependiente"/>
        <w:ind w:left="1440" w:right="258"/>
        <w:jc w:val="both"/>
        <w:rPr>
          <w:rFonts w:asciiTheme="minorHAnsi" w:hAnsiTheme="minorHAnsi" w:cstheme="minorHAnsi"/>
          <w:sz w:val="22"/>
          <w:szCs w:val="22"/>
        </w:rPr>
      </w:pPr>
      <w:r w:rsidRPr="00AE14EB">
        <w:rPr>
          <w:rFonts w:asciiTheme="minorHAnsi" w:hAnsiTheme="minorHAnsi" w:cstheme="minorHAnsi"/>
          <w:sz w:val="22"/>
          <w:szCs w:val="22"/>
        </w:rPr>
        <w:t xml:space="preserve">Trabaja en equipo para el logro de los objetivos planificados, de manera colaborativa; respetando las ideas de los demás y asumiendo los acuerdos y </w:t>
      </w:r>
      <w:r w:rsidRPr="00AE14EB">
        <w:rPr>
          <w:rFonts w:asciiTheme="minorHAnsi" w:hAnsiTheme="minorHAnsi" w:cstheme="minorHAnsi"/>
          <w:spacing w:val="-2"/>
          <w:sz w:val="22"/>
          <w:szCs w:val="22"/>
        </w:rPr>
        <w:t>compromisos.</w:t>
      </w:r>
    </w:p>
    <w:p w14:paraId="426801E8" w14:textId="1FCDB2DA" w:rsidR="002A43D3" w:rsidRPr="00AE14EB" w:rsidRDefault="00762CE3" w:rsidP="00584C4B">
      <w:pPr>
        <w:pStyle w:val="Ttulo1"/>
        <w:ind w:left="1440"/>
        <w:jc w:val="both"/>
        <w:rPr>
          <w:rFonts w:asciiTheme="minorHAnsi" w:hAnsiTheme="minorHAnsi" w:cstheme="minorHAnsi"/>
          <w:sz w:val="22"/>
          <w:szCs w:val="22"/>
        </w:rPr>
      </w:pPr>
      <w:r w:rsidRPr="00AE14EB">
        <w:rPr>
          <w:rFonts w:asciiTheme="minorHAnsi" w:hAnsiTheme="minorHAnsi" w:cstheme="minorHAnsi"/>
          <w:sz w:val="22"/>
          <w:szCs w:val="22"/>
        </w:rPr>
        <w:t>CG3.</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Pensamiento</w:t>
      </w:r>
      <w:r w:rsidRPr="00AE14EB">
        <w:rPr>
          <w:rFonts w:asciiTheme="minorHAnsi" w:hAnsiTheme="minorHAnsi" w:cstheme="minorHAnsi"/>
          <w:spacing w:val="-2"/>
          <w:sz w:val="22"/>
          <w:szCs w:val="22"/>
        </w:rPr>
        <w:t xml:space="preserve"> crítico</w:t>
      </w:r>
      <w:r w:rsidR="00637104" w:rsidRPr="00AE14EB">
        <w:rPr>
          <w:rFonts w:asciiTheme="minorHAnsi" w:hAnsiTheme="minorHAnsi" w:cstheme="minorHAnsi"/>
          <w:spacing w:val="-2"/>
          <w:sz w:val="22"/>
          <w:szCs w:val="22"/>
        </w:rPr>
        <w:t xml:space="preserve"> y ético</w:t>
      </w:r>
      <w:r w:rsidRPr="00AE14EB">
        <w:rPr>
          <w:rFonts w:asciiTheme="minorHAnsi" w:hAnsiTheme="minorHAnsi" w:cstheme="minorHAnsi"/>
          <w:spacing w:val="-2"/>
          <w:sz w:val="22"/>
          <w:szCs w:val="22"/>
        </w:rPr>
        <w:t>.</w:t>
      </w:r>
    </w:p>
    <w:p w14:paraId="360CDEE5" w14:textId="42FEB18F" w:rsidR="002A43D3" w:rsidRPr="00AE14EB" w:rsidRDefault="00A31DCC" w:rsidP="00584C4B">
      <w:pPr>
        <w:pStyle w:val="Textoindependiente"/>
        <w:ind w:left="1440"/>
        <w:rPr>
          <w:rFonts w:asciiTheme="minorHAnsi" w:hAnsiTheme="minorHAnsi" w:cstheme="minorHAnsi"/>
          <w:sz w:val="22"/>
          <w:szCs w:val="22"/>
        </w:rPr>
      </w:pPr>
      <w:r w:rsidRPr="00AE14EB">
        <w:rPr>
          <w:rFonts w:asciiTheme="minorHAnsi" w:hAnsiTheme="minorHAnsi" w:cstheme="minorHAnsi"/>
          <w:sz w:val="22"/>
          <w:szCs w:val="22"/>
        </w:rPr>
        <w:t>Evalúa la realidad que lo rodea, analizando los principios, hechos, actitudes y valores, de manera crítica y propositiva para definir su propia posición.</w:t>
      </w:r>
    </w:p>
    <w:p w14:paraId="4D2EA75F" w14:textId="5408C5E0" w:rsidR="00A31DCC" w:rsidRPr="00AE14EB" w:rsidRDefault="00A31DCC" w:rsidP="00584C4B">
      <w:pPr>
        <w:pStyle w:val="Ttulo3"/>
        <w:ind w:left="1440"/>
        <w:jc w:val="both"/>
        <w:rPr>
          <w:rFonts w:asciiTheme="minorHAnsi" w:hAnsiTheme="minorHAnsi" w:cstheme="minorHAnsi"/>
          <w:b/>
          <w:bCs/>
          <w:color w:val="auto"/>
          <w:sz w:val="22"/>
          <w:szCs w:val="22"/>
        </w:rPr>
      </w:pPr>
      <w:r w:rsidRPr="00AE14EB">
        <w:rPr>
          <w:rFonts w:asciiTheme="minorHAnsi" w:hAnsiTheme="minorHAnsi" w:cstheme="minorHAnsi"/>
          <w:b/>
          <w:bCs/>
          <w:color w:val="auto"/>
          <w:sz w:val="22"/>
          <w:szCs w:val="22"/>
        </w:rPr>
        <w:t>CG4.</w:t>
      </w:r>
      <w:r w:rsidRPr="00AE14EB">
        <w:rPr>
          <w:rFonts w:asciiTheme="minorHAnsi" w:hAnsiTheme="minorHAnsi" w:cstheme="minorHAnsi"/>
          <w:b/>
          <w:bCs/>
          <w:color w:val="auto"/>
          <w:spacing w:val="-7"/>
          <w:sz w:val="22"/>
          <w:szCs w:val="22"/>
        </w:rPr>
        <w:t xml:space="preserve"> </w:t>
      </w:r>
      <w:r w:rsidRPr="00AE14EB">
        <w:rPr>
          <w:rFonts w:asciiTheme="minorHAnsi" w:hAnsiTheme="minorHAnsi" w:cstheme="minorHAnsi"/>
          <w:b/>
          <w:bCs/>
          <w:color w:val="auto"/>
          <w:sz w:val="22"/>
          <w:szCs w:val="22"/>
        </w:rPr>
        <w:t>Internalización,</w:t>
      </w:r>
      <w:r w:rsidRPr="00AE14EB">
        <w:rPr>
          <w:rFonts w:asciiTheme="minorHAnsi" w:hAnsiTheme="minorHAnsi" w:cstheme="minorHAnsi"/>
          <w:b/>
          <w:bCs/>
          <w:color w:val="auto"/>
          <w:spacing w:val="-6"/>
          <w:sz w:val="22"/>
          <w:szCs w:val="22"/>
        </w:rPr>
        <w:t xml:space="preserve"> </w:t>
      </w:r>
      <w:r w:rsidRPr="00AE14EB">
        <w:rPr>
          <w:rFonts w:asciiTheme="minorHAnsi" w:hAnsiTheme="minorHAnsi" w:cstheme="minorHAnsi"/>
          <w:b/>
          <w:bCs/>
          <w:color w:val="auto"/>
          <w:sz w:val="22"/>
          <w:szCs w:val="22"/>
        </w:rPr>
        <w:t>innovación</w:t>
      </w:r>
      <w:r w:rsidRPr="00AE14EB">
        <w:rPr>
          <w:rFonts w:asciiTheme="minorHAnsi" w:hAnsiTheme="minorHAnsi" w:cstheme="minorHAnsi"/>
          <w:b/>
          <w:bCs/>
          <w:color w:val="auto"/>
          <w:spacing w:val="-4"/>
          <w:sz w:val="22"/>
          <w:szCs w:val="22"/>
        </w:rPr>
        <w:t xml:space="preserve"> </w:t>
      </w:r>
      <w:r w:rsidRPr="00AE14EB">
        <w:rPr>
          <w:rFonts w:asciiTheme="minorHAnsi" w:hAnsiTheme="minorHAnsi" w:cstheme="minorHAnsi"/>
          <w:b/>
          <w:bCs/>
          <w:color w:val="auto"/>
          <w:sz w:val="22"/>
          <w:szCs w:val="22"/>
        </w:rPr>
        <w:t>y</w:t>
      </w:r>
      <w:r w:rsidRPr="00AE14EB">
        <w:rPr>
          <w:rFonts w:asciiTheme="minorHAnsi" w:hAnsiTheme="minorHAnsi" w:cstheme="minorHAnsi"/>
          <w:b/>
          <w:bCs/>
          <w:color w:val="auto"/>
          <w:spacing w:val="-7"/>
          <w:sz w:val="22"/>
          <w:szCs w:val="22"/>
        </w:rPr>
        <w:t xml:space="preserve"> </w:t>
      </w:r>
      <w:r w:rsidRPr="00AE14EB">
        <w:rPr>
          <w:rFonts w:asciiTheme="minorHAnsi" w:hAnsiTheme="minorHAnsi" w:cstheme="minorHAnsi"/>
          <w:b/>
          <w:bCs/>
          <w:color w:val="auto"/>
          <w:spacing w:val="-2"/>
          <w:sz w:val="22"/>
          <w:szCs w:val="22"/>
        </w:rPr>
        <w:t>emprendimiento.</w:t>
      </w:r>
    </w:p>
    <w:p w14:paraId="11D7B2F8" w14:textId="36A9049E" w:rsidR="00A31DCC" w:rsidRPr="00AE14EB" w:rsidRDefault="00A31DCC" w:rsidP="00584C4B">
      <w:pPr>
        <w:pStyle w:val="Textoindependiente"/>
        <w:spacing w:before="56"/>
        <w:ind w:left="1440" w:right="81"/>
        <w:jc w:val="both"/>
        <w:rPr>
          <w:rFonts w:asciiTheme="minorHAnsi" w:hAnsiTheme="minorHAnsi" w:cstheme="minorHAnsi"/>
          <w:sz w:val="22"/>
          <w:szCs w:val="22"/>
        </w:rPr>
      </w:pPr>
      <w:r w:rsidRPr="00AE14EB">
        <w:rPr>
          <w:rFonts w:asciiTheme="minorHAnsi" w:hAnsiTheme="minorHAnsi" w:cstheme="minorHAnsi"/>
          <w:sz w:val="22"/>
          <w:szCs w:val="22"/>
        </w:rPr>
        <w:t>Diseña</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un</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modelo</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negocio</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un</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producto</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y/o</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servicio</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bajo</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los</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principios</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de internalización, innovación y creatividad, contribuyendo con soluciones a los problemas de su entorno.</w:t>
      </w:r>
    </w:p>
    <w:p w14:paraId="15E225F4" w14:textId="77777777" w:rsidR="00554A65" w:rsidRPr="00AE14EB" w:rsidRDefault="00554A65" w:rsidP="002D6674">
      <w:pPr>
        <w:ind w:left="851" w:firstLine="589"/>
        <w:rPr>
          <w:rFonts w:asciiTheme="minorHAnsi" w:hAnsiTheme="minorHAnsi" w:cstheme="minorHAnsi"/>
          <w:b/>
        </w:rPr>
      </w:pPr>
    </w:p>
    <w:p w14:paraId="63F1EFCB" w14:textId="77777777" w:rsidR="003C6D11" w:rsidRPr="00AE14EB" w:rsidRDefault="003C6D11" w:rsidP="002D6674">
      <w:pPr>
        <w:ind w:left="851" w:firstLine="589"/>
        <w:rPr>
          <w:rFonts w:asciiTheme="minorHAnsi" w:hAnsiTheme="minorHAnsi" w:cstheme="minorHAnsi"/>
          <w:b/>
        </w:rPr>
      </w:pPr>
    </w:p>
    <w:p w14:paraId="4E1C3D2E" w14:textId="77777777" w:rsidR="003C6D11" w:rsidRPr="00AE14EB" w:rsidRDefault="003C6D11" w:rsidP="002D6674">
      <w:pPr>
        <w:ind w:left="851" w:firstLine="589"/>
        <w:rPr>
          <w:rFonts w:asciiTheme="minorHAnsi" w:hAnsiTheme="minorHAnsi" w:cstheme="minorHAnsi"/>
          <w:b/>
        </w:rPr>
      </w:pPr>
    </w:p>
    <w:p w14:paraId="26CFC651" w14:textId="4240D15A" w:rsidR="002A43D3" w:rsidRPr="00AE14EB" w:rsidRDefault="00762CE3" w:rsidP="003143CD">
      <w:pPr>
        <w:ind w:left="720" w:firstLine="720"/>
        <w:rPr>
          <w:rFonts w:asciiTheme="minorHAnsi" w:hAnsiTheme="minorHAnsi" w:cstheme="minorHAnsi"/>
          <w:b/>
        </w:rPr>
      </w:pPr>
      <w:r w:rsidRPr="00AE14EB">
        <w:rPr>
          <w:rFonts w:asciiTheme="minorHAnsi" w:hAnsiTheme="minorHAnsi" w:cstheme="minorHAnsi"/>
          <w:b/>
        </w:rPr>
        <w:t>3.2</w:t>
      </w:r>
      <w:r w:rsidRPr="00AE14EB">
        <w:rPr>
          <w:rFonts w:asciiTheme="minorHAnsi" w:hAnsiTheme="minorHAnsi" w:cstheme="minorHAnsi"/>
          <w:b/>
          <w:spacing w:val="-2"/>
        </w:rPr>
        <w:t xml:space="preserve"> </w:t>
      </w:r>
      <w:r w:rsidR="003C6D11" w:rsidRPr="00AE14EB">
        <w:rPr>
          <w:rFonts w:asciiTheme="minorHAnsi" w:hAnsiTheme="minorHAnsi" w:cstheme="minorHAnsi"/>
          <w:b/>
        </w:rPr>
        <w:t>Competencia</w:t>
      </w:r>
      <w:r w:rsidR="003C6D11" w:rsidRPr="00AE14EB">
        <w:rPr>
          <w:rFonts w:asciiTheme="minorHAnsi" w:hAnsiTheme="minorHAnsi" w:cstheme="minorHAnsi"/>
          <w:b/>
          <w:spacing w:val="-2"/>
        </w:rPr>
        <w:t xml:space="preserve"> </w:t>
      </w:r>
      <w:r w:rsidR="003C6D11" w:rsidRPr="00AE14EB">
        <w:rPr>
          <w:rFonts w:asciiTheme="minorHAnsi" w:hAnsiTheme="minorHAnsi" w:cstheme="minorHAnsi"/>
          <w:b/>
        </w:rPr>
        <w:t xml:space="preserve">Especificas </w:t>
      </w:r>
    </w:p>
    <w:p w14:paraId="30460680" w14:textId="17745990" w:rsidR="00BE6093" w:rsidRPr="00AE14EB" w:rsidRDefault="00BE6093" w:rsidP="003143CD">
      <w:pPr>
        <w:adjustRightInd w:val="0"/>
        <w:spacing w:before="120"/>
        <w:ind w:left="1440"/>
        <w:jc w:val="both"/>
        <w:rPr>
          <w:rFonts w:asciiTheme="minorHAnsi" w:hAnsiTheme="minorHAnsi" w:cstheme="minorHAnsi"/>
        </w:rPr>
      </w:pPr>
      <w:r w:rsidRPr="00AE14EB">
        <w:rPr>
          <w:rFonts w:asciiTheme="minorHAnsi" w:hAnsiTheme="minorHAnsi" w:cstheme="minorHAnsi"/>
        </w:rPr>
        <w:t xml:space="preserve">El egresado de Ingeniería de Sistemas de la Universidad Nacional del Callao, debe ser capaz de desarrollar sus competencias en la integración de procesos de </w:t>
      </w:r>
      <w:r w:rsidR="003C6D11" w:rsidRPr="00AE14EB">
        <w:rPr>
          <w:rFonts w:asciiTheme="minorHAnsi" w:hAnsiTheme="minorHAnsi" w:cstheme="minorHAnsi"/>
          <w:lang w:val="es-PE"/>
        </w:rPr>
        <w:t xml:space="preserve">El proceso de investigación </w:t>
      </w:r>
      <w:r w:rsidRPr="00AE14EB">
        <w:rPr>
          <w:rFonts w:asciiTheme="minorHAnsi" w:hAnsiTheme="minorHAnsi" w:cstheme="minorHAnsi"/>
        </w:rPr>
        <w:t xml:space="preserve">para el logro de los objetivos estratégicos de las organizaciones públicas o privadas, nacionales o extranjeras, participando en la toma de decisiones de las organizaciones a las que pertenece. </w:t>
      </w:r>
    </w:p>
    <w:p w14:paraId="36FF9D5E" w14:textId="33E8085A" w:rsidR="002A43D3" w:rsidRPr="00AE14EB" w:rsidRDefault="00037B2D" w:rsidP="006E70B2">
      <w:pPr>
        <w:pStyle w:val="Textoindependiente"/>
        <w:numPr>
          <w:ilvl w:val="0"/>
          <w:numId w:val="25"/>
        </w:numPr>
        <w:ind w:left="993" w:hanging="709"/>
        <w:jc w:val="left"/>
        <w:rPr>
          <w:rFonts w:asciiTheme="minorHAnsi" w:hAnsiTheme="minorHAnsi" w:cstheme="minorHAnsi"/>
          <w:b/>
          <w:sz w:val="22"/>
          <w:szCs w:val="22"/>
        </w:rPr>
      </w:pPr>
      <w:r w:rsidRPr="00AE14EB">
        <w:rPr>
          <w:rFonts w:asciiTheme="minorHAnsi" w:hAnsiTheme="minorHAnsi" w:cstheme="minorHAnsi"/>
          <w:b/>
          <w:spacing w:val="-2"/>
          <w:sz w:val="22"/>
          <w:szCs w:val="22"/>
        </w:rPr>
        <w:t>CAPACIDADES</w:t>
      </w:r>
    </w:p>
    <w:p w14:paraId="3E003B09" w14:textId="77777777" w:rsidR="003C6D11" w:rsidRPr="00AE14EB" w:rsidRDefault="003C6D11" w:rsidP="00427376">
      <w:pPr>
        <w:widowControl/>
        <w:autoSpaceDE/>
        <w:autoSpaceDN/>
        <w:ind w:left="1418" w:hanging="425"/>
        <w:jc w:val="both"/>
        <w:rPr>
          <w:rFonts w:asciiTheme="minorHAnsi" w:eastAsia="Times New Roman" w:hAnsiTheme="minorHAnsi" w:cstheme="minorHAnsi"/>
          <w:lang w:val="es-PE" w:eastAsia="es-PE"/>
        </w:rPr>
      </w:pPr>
      <w:r w:rsidRPr="00AE14EB">
        <w:rPr>
          <w:rFonts w:asciiTheme="minorHAnsi" w:eastAsia="Times New Roman" w:hAnsiTheme="minorHAnsi" w:cstheme="minorHAnsi"/>
          <w:b/>
          <w:bCs/>
          <w:lang w:val="es-PE" w:eastAsia="es-PE"/>
        </w:rPr>
        <w:t>C1.</w:t>
      </w:r>
      <w:r w:rsidRPr="00AE14EB">
        <w:rPr>
          <w:rFonts w:asciiTheme="minorHAnsi" w:eastAsia="Times New Roman" w:hAnsiTheme="minorHAnsi" w:cstheme="minorHAnsi"/>
          <w:lang w:val="es-PE" w:eastAsia="es-PE"/>
        </w:rPr>
        <w:tab/>
        <w:t xml:space="preserve">Identifica y comprende, el proceso de investigación científica, las rutas de investigación y </w:t>
      </w:r>
      <w:r w:rsidRPr="003C6D11">
        <w:rPr>
          <w:rFonts w:asciiTheme="minorHAnsi" w:eastAsia="Times New Roman" w:hAnsiTheme="minorHAnsi" w:cstheme="minorHAnsi"/>
          <w:lang w:val="es-PE" w:eastAsia="es-PE"/>
        </w:rPr>
        <w:t>concebir la idea a investigar; evalúa y aplica con eficiencia las estrategias respectivas para las</w:t>
      </w:r>
      <w:r w:rsidRPr="00AE14EB">
        <w:rPr>
          <w:rFonts w:asciiTheme="minorHAnsi" w:eastAsia="Times New Roman" w:hAnsiTheme="minorHAnsi" w:cstheme="minorHAnsi"/>
          <w:lang w:val="es-PE" w:eastAsia="es-PE"/>
        </w:rPr>
        <w:t xml:space="preserve"> </w:t>
      </w:r>
      <w:r w:rsidRPr="003C6D11">
        <w:rPr>
          <w:rFonts w:asciiTheme="minorHAnsi" w:eastAsia="Times New Roman" w:hAnsiTheme="minorHAnsi" w:cstheme="minorHAnsi"/>
          <w:lang w:val="es-PE" w:eastAsia="es-PE"/>
        </w:rPr>
        <w:t>condiciones de estudio; valorando la relevancia de estos instrumentos para su trabajo</w:t>
      </w:r>
      <w:r w:rsidRPr="00AE14EB">
        <w:rPr>
          <w:rFonts w:asciiTheme="minorHAnsi" w:eastAsia="Times New Roman" w:hAnsiTheme="minorHAnsi" w:cstheme="minorHAnsi"/>
          <w:lang w:val="es-PE" w:eastAsia="es-PE"/>
        </w:rPr>
        <w:t xml:space="preserve"> </w:t>
      </w:r>
      <w:r w:rsidRPr="003C6D11">
        <w:rPr>
          <w:rFonts w:asciiTheme="minorHAnsi" w:eastAsia="Times New Roman" w:hAnsiTheme="minorHAnsi" w:cstheme="minorHAnsi"/>
          <w:lang w:val="es-PE" w:eastAsia="es-PE"/>
        </w:rPr>
        <w:t>profesional.</w:t>
      </w:r>
      <w:r w:rsidRPr="00AE14EB">
        <w:rPr>
          <w:rFonts w:asciiTheme="minorHAnsi" w:eastAsia="Times New Roman" w:hAnsiTheme="minorHAnsi" w:cstheme="minorHAnsi"/>
          <w:lang w:val="es-PE" w:eastAsia="es-PE"/>
        </w:rPr>
        <w:t xml:space="preserve"> </w:t>
      </w:r>
    </w:p>
    <w:p w14:paraId="607F0958" w14:textId="198BA873" w:rsidR="003C6D11" w:rsidRPr="003C6D11" w:rsidRDefault="003C6D11" w:rsidP="00427376">
      <w:pPr>
        <w:widowControl/>
        <w:autoSpaceDE/>
        <w:autoSpaceDN/>
        <w:ind w:left="1418" w:hanging="425"/>
        <w:jc w:val="both"/>
        <w:rPr>
          <w:rFonts w:asciiTheme="minorHAnsi" w:eastAsia="Times New Roman" w:hAnsiTheme="minorHAnsi" w:cstheme="minorHAnsi"/>
          <w:lang w:val="es-PE" w:eastAsia="es-PE"/>
        </w:rPr>
      </w:pPr>
      <w:r w:rsidRPr="003C6D11">
        <w:rPr>
          <w:rFonts w:asciiTheme="minorHAnsi" w:eastAsia="Times New Roman" w:hAnsiTheme="minorHAnsi" w:cstheme="minorHAnsi"/>
          <w:lang w:val="es-PE" w:eastAsia="es-PE"/>
        </w:rPr>
        <w:t>C2</w:t>
      </w:r>
      <w:r w:rsidRPr="00AE14EB">
        <w:rPr>
          <w:rFonts w:asciiTheme="minorHAnsi" w:eastAsia="Times New Roman" w:hAnsiTheme="minorHAnsi" w:cstheme="minorHAnsi"/>
          <w:lang w:val="es-PE" w:eastAsia="es-PE"/>
        </w:rPr>
        <w:t>.</w:t>
      </w:r>
      <w:r w:rsidRPr="00AE14EB">
        <w:rPr>
          <w:rFonts w:asciiTheme="minorHAnsi" w:eastAsia="Times New Roman" w:hAnsiTheme="minorHAnsi" w:cstheme="minorHAnsi"/>
          <w:lang w:val="es-PE" w:eastAsia="es-PE"/>
        </w:rPr>
        <w:tab/>
      </w:r>
      <w:r w:rsidRPr="003C6D11">
        <w:rPr>
          <w:rFonts w:asciiTheme="minorHAnsi" w:eastAsia="Times New Roman" w:hAnsiTheme="minorHAnsi" w:cstheme="minorHAnsi"/>
          <w:lang w:val="es-PE" w:eastAsia="es-PE"/>
        </w:rPr>
        <w:t>Identifica y comprende, el problema de investigación científica (Planteamiento del problema.</w:t>
      </w:r>
    </w:p>
    <w:p w14:paraId="04966571" w14:textId="77777777" w:rsidR="003C6D11" w:rsidRPr="003C6D11" w:rsidRDefault="003C6D11" w:rsidP="00427376">
      <w:pPr>
        <w:widowControl/>
        <w:autoSpaceDE/>
        <w:autoSpaceDN/>
        <w:ind w:left="1701" w:hanging="283"/>
        <w:jc w:val="both"/>
        <w:rPr>
          <w:rFonts w:asciiTheme="minorHAnsi" w:eastAsia="Times New Roman" w:hAnsiTheme="minorHAnsi" w:cstheme="minorHAnsi"/>
          <w:lang w:val="es-PE" w:eastAsia="es-PE"/>
        </w:rPr>
      </w:pPr>
      <w:r w:rsidRPr="003C6D11">
        <w:rPr>
          <w:rFonts w:asciiTheme="minorHAnsi" w:eastAsia="Times New Roman" w:hAnsiTheme="minorHAnsi" w:cstheme="minorHAnsi"/>
          <w:lang w:val="es-PE" w:eastAsia="es-PE"/>
        </w:rPr>
        <w:t>Objetivos y Justificación); evalúa y aplica con eficiencia las estrategias respectivas para las</w:t>
      </w:r>
    </w:p>
    <w:p w14:paraId="18BE45D1" w14:textId="77777777" w:rsidR="003C6D11" w:rsidRPr="003C6D11" w:rsidRDefault="003C6D11" w:rsidP="00427376">
      <w:pPr>
        <w:widowControl/>
        <w:autoSpaceDE/>
        <w:autoSpaceDN/>
        <w:ind w:left="1701" w:hanging="283"/>
        <w:jc w:val="both"/>
        <w:rPr>
          <w:rFonts w:asciiTheme="minorHAnsi" w:eastAsia="Times New Roman" w:hAnsiTheme="minorHAnsi" w:cstheme="minorHAnsi"/>
          <w:lang w:val="es-PE" w:eastAsia="es-PE"/>
        </w:rPr>
      </w:pPr>
      <w:r w:rsidRPr="003C6D11">
        <w:rPr>
          <w:rFonts w:asciiTheme="minorHAnsi" w:eastAsia="Times New Roman" w:hAnsiTheme="minorHAnsi" w:cstheme="minorHAnsi"/>
          <w:lang w:val="es-PE" w:eastAsia="es-PE"/>
        </w:rPr>
        <w:t>condiciones de estudio; valorando la relevancia de estos conocimientos y estrategias para</w:t>
      </w:r>
    </w:p>
    <w:p w14:paraId="56892B61" w14:textId="77777777" w:rsidR="003C6D11" w:rsidRPr="00AE14EB" w:rsidRDefault="003C6D11" w:rsidP="00427376">
      <w:pPr>
        <w:widowControl/>
        <w:autoSpaceDE/>
        <w:autoSpaceDN/>
        <w:ind w:left="1701" w:hanging="283"/>
        <w:jc w:val="both"/>
        <w:rPr>
          <w:rFonts w:asciiTheme="minorHAnsi" w:eastAsia="Times New Roman" w:hAnsiTheme="minorHAnsi" w:cstheme="minorHAnsi"/>
          <w:lang w:val="es-PE" w:eastAsia="es-PE"/>
        </w:rPr>
      </w:pPr>
      <w:r w:rsidRPr="003C6D11">
        <w:rPr>
          <w:rFonts w:asciiTheme="minorHAnsi" w:eastAsia="Times New Roman" w:hAnsiTheme="minorHAnsi" w:cstheme="minorHAnsi"/>
          <w:lang w:val="es-PE" w:eastAsia="es-PE"/>
        </w:rPr>
        <w:t>utilizar en su trabajo profesional.</w:t>
      </w:r>
    </w:p>
    <w:p w14:paraId="67521AE0" w14:textId="0D7C8365" w:rsidR="003C6D11" w:rsidRPr="003C6D11" w:rsidRDefault="003C6D11" w:rsidP="00427376">
      <w:pPr>
        <w:widowControl/>
        <w:autoSpaceDE/>
        <w:autoSpaceDN/>
        <w:ind w:left="1418" w:hanging="425"/>
        <w:jc w:val="both"/>
        <w:rPr>
          <w:rFonts w:asciiTheme="minorHAnsi" w:eastAsia="Times New Roman" w:hAnsiTheme="minorHAnsi" w:cstheme="minorHAnsi"/>
          <w:lang w:val="es-PE" w:eastAsia="es-PE"/>
        </w:rPr>
      </w:pPr>
      <w:r w:rsidRPr="00AE14EB">
        <w:rPr>
          <w:rFonts w:asciiTheme="minorHAnsi" w:eastAsia="Times New Roman" w:hAnsiTheme="minorHAnsi" w:cstheme="minorHAnsi"/>
          <w:lang w:val="es-PE" w:eastAsia="es-PE"/>
        </w:rPr>
        <w:t>C3.</w:t>
      </w:r>
      <w:r w:rsidRPr="00AE14EB">
        <w:rPr>
          <w:rFonts w:asciiTheme="minorHAnsi" w:eastAsia="Times New Roman" w:hAnsiTheme="minorHAnsi" w:cstheme="minorHAnsi"/>
          <w:lang w:val="es-PE" w:eastAsia="es-PE"/>
        </w:rPr>
        <w:tab/>
      </w:r>
      <w:r w:rsidRPr="003C6D11">
        <w:rPr>
          <w:rFonts w:asciiTheme="minorHAnsi" w:eastAsia="Times New Roman" w:hAnsiTheme="minorHAnsi" w:cstheme="minorHAnsi"/>
          <w:lang w:val="es-PE" w:eastAsia="es-PE"/>
        </w:rPr>
        <w:t>Identifica y comprende, la exposición y la discusión del avance de la investigación científica</w:t>
      </w:r>
    </w:p>
    <w:p w14:paraId="53DE0021" w14:textId="77777777" w:rsidR="003C6D11" w:rsidRPr="003C6D11" w:rsidRDefault="003C6D11" w:rsidP="00427376">
      <w:pPr>
        <w:widowControl/>
        <w:autoSpaceDE/>
        <w:autoSpaceDN/>
        <w:ind w:left="1701" w:hanging="283"/>
        <w:jc w:val="both"/>
        <w:rPr>
          <w:rFonts w:asciiTheme="minorHAnsi" w:eastAsia="Times New Roman" w:hAnsiTheme="minorHAnsi" w:cstheme="minorHAnsi"/>
          <w:lang w:val="es-PE" w:eastAsia="es-PE"/>
        </w:rPr>
      </w:pPr>
      <w:r w:rsidRPr="003C6D11">
        <w:rPr>
          <w:rFonts w:asciiTheme="minorHAnsi" w:eastAsia="Times New Roman" w:hAnsiTheme="minorHAnsi" w:cstheme="minorHAnsi"/>
          <w:lang w:val="es-PE" w:eastAsia="es-PE"/>
        </w:rPr>
        <w:t>(elección del diseño de Investigación. -Selección de la muestra adecuada) ; evalúa y aplica</w:t>
      </w:r>
    </w:p>
    <w:p w14:paraId="06B7DC64" w14:textId="77777777" w:rsidR="003C6D11" w:rsidRPr="003C6D11" w:rsidRDefault="003C6D11" w:rsidP="00427376">
      <w:pPr>
        <w:widowControl/>
        <w:autoSpaceDE/>
        <w:autoSpaceDN/>
        <w:ind w:left="1701" w:hanging="283"/>
        <w:jc w:val="both"/>
        <w:rPr>
          <w:rFonts w:asciiTheme="minorHAnsi" w:eastAsia="Times New Roman" w:hAnsiTheme="minorHAnsi" w:cstheme="minorHAnsi"/>
          <w:lang w:val="es-PE" w:eastAsia="es-PE"/>
        </w:rPr>
      </w:pPr>
      <w:r w:rsidRPr="003C6D11">
        <w:rPr>
          <w:rFonts w:asciiTheme="minorHAnsi" w:eastAsia="Times New Roman" w:hAnsiTheme="minorHAnsi" w:cstheme="minorHAnsi"/>
          <w:lang w:val="es-PE" w:eastAsia="es-PE"/>
        </w:rPr>
        <w:t>con eficiencia las estrategias respectivas para las condiciones de estudio; valorando la</w:t>
      </w:r>
    </w:p>
    <w:p w14:paraId="568E991B" w14:textId="77777777" w:rsidR="003C6D11" w:rsidRPr="00AE14EB" w:rsidRDefault="003C6D11" w:rsidP="00427376">
      <w:pPr>
        <w:widowControl/>
        <w:autoSpaceDE/>
        <w:autoSpaceDN/>
        <w:ind w:left="1701" w:hanging="283"/>
        <w:jc w:val="both"/>
        <w:rPr>
          <w:rFonts w:asciiTheme="minorHAnsi" w:eastAsia="Times New Roman" w:hAnsiTheme="minorHAnsi" w:cstheme="minorHAnsi"/>
          <w:lang w:val="es-PE" w:eastAsia="es-PE"/>
        </w:rPr>
      </w:pPr>
      <w:r w:rsidRPr="003C6D11">
        <w:rPr>
          <w:rFonts w:asciiTheme="minorHAnsi" w:eastAsia="Times New Roman" w:hAnsiTheme="minorHAnsi" w:cstheme="minorHAnsi"/>
          <w:lang w:val="es-PE" w:eastAsia="es-PE"/>
        </w:rPr>
        <w:t>relevancia de estos conocimientos para su trabajo profesional.</w:t>
      </w:r>
    </w:p>
    <w:p w14:paraId="3794842A" w14:textId="4936637F" w:rsidR="003C6D11" w:rsidRPr="003C6D11" w:rsidRDefault="00E15A19" w:rsidP="00427376">
      <w:pPr>
        <w:widowControl/>
        <w:autoSpaceDE/>
        <w:autoSpaceDN/>
        <w:ind w:firstLine="993"/>
        <w:jc w:val="both"/>
        <w:rPr>
          <w:rFonts w:asciiTheme="minorHAnsi" w:eastAsia="Times New Roman" w:hAnsiTheme="minorHAnsi" w:cstheme="minorHAnsi"/>
          <w:lang w:val="es-PE" w:eastAsia="es-PE"/>
        </w:rPr>
      </w:pPr>
      <w:r w:rsidRPr="00AE14EB">
        <w:rPr>
          <w:rFonts w:asciiTheme="minorHAnsi" w:eastAsia="Times New Roman" w:hAnsiTheme="minorHAnsi" w:cstheme="minorHAnsi"/>
          <w:lang w:val="es-PE" w:eastAsia="es-PE"/>
        </w:rPr>
        <w:t>C4.</w:t>
      </w:r>
      <w:r w:rsidRPr="00AE14EB">
        <w:rPr>
          <w:rFonts w:asciiTheme="minorHAnsi" w:eastAsia="Times New Roman" w:hAnsiTheme="minorHAnsi" w:cstheme="minorHAnsi"/>
          <w:lang w:val="es-PE" w:eastAsia="es-PE"/>
        </w:rPr>
        <w:tab/>
      </w:r>
      <w:r w:rsidR="003C6D11" w:rsidRPr="003C6D11">
        <w:rPr>
          <w:rFonts w:asciiTheme="minorHAnsi" w:eastAsia="Times New Roman" w:hAnsiTheme="minorHAnsi" w:cstheme="minorHAnsi"/>
          <w:lang w:val="es-PE" w:eastAsia="es-PE"/>
        </w:rPr>
        <w:t>Identifica y comprende, la construcción del marco teórico, las hipótesis y las variables</w:t>
      </w:r>
    </w:p>
    <w:p w14:paraId="579F138D" w14:textId="77777777" w:rsidR="003C6D11" w:rsidRPr="003C6D11" w:rsidRDefault="003C6D11" w:rsidP="00427376">
      <w:pPr>
        <w:widowControl/>
        <w:autoSpaceDE/>
        <w:autoSpaceDN/>
        <w:ind w:left="1701" w:hanging="283"/>
        <w:jc w:val="both"/>
        <w:rPr>
          <w:rFonts w:asciiTheme="minorHAnsi" w:eastAsia="Times New Roman" w:hAnsiTheme="minorHAnsi" w:cstheme="minorHAnsi"/>
          <w:lang w:val="es-PE" w:eastAsia="es-PE"/>
        </w:rPr>
      </w:pPr>
      <w:r w:rsidRPr="003C6D11">
        <w:rPr>
          <w:rFonts w:asciiTheme="minorHAnsi" w:eastAsia="Times New Roman" w:hAnsiTheme="minorHAnsi" w:cstheme="minorHAnsi"/>
          <w:lang w:val="es-PE" w:eastAsia="es-PE"/>
        </w:rPr>
        <w:t>científicas; evalúa y aplica con eficiencia las estrategias respectivas para las condiciones de</w:t>
      </w:r>
    </w:p>
    <w:p w14:paraId="640E0A6E" w14:textId="0CBDEF54" w:rsidR="003C6D11" w:rsidRDefault="003C6D11" w:rsidP="00427376">
      <w:pPr>
        <w:widowControl/>
        <w:autoSpaceDE/>
        <w:autoSpaceDN/>
        <w:ind w:left="1701" w:hanging="283"/>
        <w:jc w:val="both"/>
        <w:rPr>
          <w:rFonts w:asciiTheme="minorHAnsi" w:eastAsia="Times New Roman" w:hAnsiTheme="minorHAnsi" w:cstheme="minorHAnsi"/>
          <w:lang w:val="es-PE" w:eastAsia="es-PE"/>
        </w:rPr>
      </w:pPr>
      <w:r w:rsidRPr="00AE14EB">
        <w:rPr>
          <w:rFonts w:asciiTheme="minorHAnsi" w:eastAsia="Times New Roman" w:hAnsiTheme="minorHAnsi" w:cstheme="minorHAnsi"/>
          <w:lang w:val="es-PE" w:eastAsia="es-PE"/>
        </w:rPr>
        <w:t>estudio; valorando la relevancia de estos conocimientos para su trabajo profesional</w:t>
      </w:r>
    </w:p>
    <w:p w14:paraId="22350B4B" w14:textId="77777777" w:rsidR="00F941D3" w:rsidRPr="00AE14EB" w:rsidRDefault="00F941D3" w:rsidP="00427376">
      <w:pPr>
        <w:widowControl/>
        <w:autoSpaceDE/>
        <w:autoSpaceDN/>
        <w:ind w:left="1701" w:hanging="283"/>
        <w:jc w:val="both"/>
        <w:rPr>
          <w:rFonts w:asciiTheme="minorHAnsi" w:eastAsia="Times New Roman" w:hAnsiTheme="minorHAnsi" w:cstheme="minorHAnsi"/>
          <w:lang w:val="es-PE" w:eastAsia="es-PE"/>
        </w:rPr>
      </w:pPr>
    </w:p>
    <w:p w14:paraId="311D442E" w14:textId="39E54736" w:rsidR="002A43D3" w:rsidRPr="00AE14EB" w:rsidRDefault="00037B2D" w:rsidP="009477DE">
      <w:pPr>
        <w:pStyle w:val="Textoindependiente"/>
        <w:numPr>
          <w:ilvl w:val="0"/>
          <w:numId w:val="25"/>
        </w:numPr>
        <w:spacing w:before="191"/>
        <w:ind w:left="993" w:right="49" w:hanging="709"/>
        <w:jc w:val="left"/>
        <w:rPr>
          <w:rFonts w:asciiTheme="minorHAnsi" w:hAnsiTheme="minorHAnsi" w:cstheme="minorHAnsi"/>
          <w:b/>
          <w:sz w:val="22"/>
          <w:szCs w:val="22"/>
        </w:rPr>
      </w:pPr>
      <w:r w:rsidRPr="00AE14EB">
        <w:rPr>
          <w:rFonts w:asciiTheme="minorHAnsi" w:hAnsiTheme="minorHAnsi" w:cstheme="minorHAnsi"/>
          <w:b/>
          <w:sz w:val="22"/>
          <w:szCs w:val="22"/>
        </w:rPr>
        <w:t>ORGANIZACIÓN</w:t>
      </w:r>
      <w:r w:rsidRPr="00AE14EB">
        <w:rPr>
          <w:rFonts w:asciiTheme="minorHAnsi" w:hAnsiTheme="minorHAnsi" w:cstheme="minorHAnsi"/>
          <w:b/>
          <w:spacing w:val="-4"/>
          <w:sz w:val="22"/>
          <w:szCs w:val="22"/>
        </w:rPr>
        <w:t xml:space="preserve"> </w:t>
      </w:r>
      <w:r w:rsidRPr="00AE14EB">
        <w:rPr>
          <w:rFonts w:asciiTheme="minorHAnsi" w:hAnsiTheme="minorHAnsi" w:cstheme="minorHAnsi"/>
          <w:b/>
          <w:sz w:val="22"/>
          <w:szCs w:val="22"/>
        </w:rPr>
        <w:t>DE</w:t>
      </w:r>
      <w:r w:rsidRPr="00AE14EB">
        <w:rPr>
          <w:rFonts w:asciiTheme="minorHAnsi" w:hAnsiTheme="minorHAnsi" w:cstheme="minorHAnsi"/>
          <w:b/>
          <w:spacing w:val="-3"/>
          <w:sz w:val="22"/>
          <w:szCs w:val="22"/>
        </w:rPr>
        <w:t xml:space="preserve"> </w:t>
      </w:r>
      <w:r w:rsidRPr="00AE14EB">
        <w:rPr>
          <w:rFonts w:asciiTheme="minorHAnsi" w:hAnsiTheme="minorHAnsi" w:cstheme="minorHAnsi"/>
          <w:b/>
          <w:sz w:val="22"/>
          <w:szCs w:val="22"/>
        </w:rPr>
        <w:t>LAS</w:t>
      </w:r>
      <w:r w:rsidRPr="00AE14EB">
        <w:rPr>
          <w:rFonts w:asciiTheme="minorHAnsi" w:hAnsiTheme="minorHAnsi" w:cstheme="minorHAnsi"/>
          <w:b/>
          <w:spacing w:val="-2"/>
          <w:sz w:val="22"/>
          <w:szCs w:val="22"/>
        </w:rPr>
        <w:t xml:space="preserve"> </w:t>
      </w:r>
      <w:r w:rsidRPr="00AE14EB">
        <w:rPr>
          <w:rFonts w:asciiTheme="minorHAnsi" w:hAnsiTheme="minorHAnsi" w:cstheme="minorHAnsi"/>
          <w:b/>
          <w:sz w:val="22"/>
          <w:szCs w:val="22"/>
        </w:rPr>
        <w:t>UNIDADES</w:t>
      </w:r>
      <w:r w:rsidRPr="00AE14EB">
        <w:rPr>
          <w:rFonts w:asciiTheme="minorHAnsi" w:hAnsiTheme="minorHAnsi" w:cstheme="minorHAnsi"/>
          <w:b/>
          <w:spacing w:val="-3"/>
          <w:sz w:val="22"/>
          <w:szCs w:val="22"/>
        </w:rPr>
        <w:t xml:space="preserve"> </w:t>
      </w:r>
      <w:r w:rsidRPr="00AE14EB">
        <w:rPr>
          <w:rFonts w:asciiTheme="minorHAnsi" w:hAnsiTheme="minorHAnsi" w:cstheme="minorHAnsi"/>
          <w:b/>
          <w:sz w:val="22"/>
          <w:szCs w:val="22"/>
        </w:rPr>
        <w:t>DE</w:t>
      </w:r>
      <w:r w:rsidRPr="00AE14EB">
        <w:rPr>
          <w:rFonts w:asciiTheme="minorHAnsi" w:hAnsiTheme="minorHAnsi" w:cstheme="minorHAnsi"/>
          <w:b/>
          <w:spacing w:val="-6"/>
          <w:sz w:val="22"/>
          <w:szCs w:val="22"/>
        </w:rPr>
        <w:t xml:space="preserve"> </w:t>
      </w:r>
      <w:r w:rsidRPr="00AE14EB">
        <w:rPr>
          <w:rFonts w:asciiTheme="minorHAnsi" w:hAnsiTheme="minorHAnsi" w:cstheme="minorHAnsi"/>
          <w:b/>
          <w:spacing w:val="-2"/>
          <w:sz w:val="22"/>
          <w:szCs w:val="22"/>
        </w:rPr>
        <w:t>APRENDIZAJE</w:t>
      </w:r>
    </w:p>
    <w:tbl>
      <w:tblPr>
        <w:tblStyle w:val="TableNormal"/>
        <w:tblW w:w="900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7"/>
        <w:gridCol w:w="3109"/>
        <w:gridCol w:w="391"/>
        <w:gridCol w:w="2160"/>
        <w:gridCol w:w="1932"/>
      </w:tblGrid>
      <w:tr w:rsidR="00AE14EB" w:rsidRPr="00441CD2" w14:paraId="5C2C41C9" w14:textId="77777777" w:rsidTr="002D6674">
        <w:trPr>
          <w:trHeight w:val="585"/>
        </w:trPr>
        <w:tc>
          <w:tcPr>
            <w:tcW w:w="9009" w:type="dxa"/>
            <w:gridSpan w:val="5"/>
            <w:shd w:val="clear" w:color="auto" w:fill="8FEAFF"/>
          </w:tcPr>
          <w:p w14:paraId="478F9D8D" w14:textId="77777777" w:rsidR="002A43D3" w:rsidRPr="00441CD2" w:rsidRDefault="00762CE3" w:rsidP="00584C4B">
            <w:pPr>
              <w:pStyle w:val="TableParagraph"/>
              <w:ind w:left="20"/>
              <w:jc w:val="center"/>
              <w:rPr>
                <w:rFonts w:ascii="Times New Roman" w:hAnsi="Times New Roman" w:cs="Times New Roman"/>
                <w:b/>
              </w:rPr>
            </w:pPr>
            <w:r w:rsidRPr="00441CD2">
              <w:rPr>
                <w:rFonts w:ascii="Times New Roman" w:hAnsi="Times New Roman" w:cs="Times New Roman"/>
                <w:b/>
              </w:rPr>
              <w:t>UNIDAD</w:t>
            </w:r>
            <w:r w:rsidRPr="00441CD2">
              <w:rPr>
                <w:rFonts w:ascii="Times New Roman" w:hAnsi="Times New Roman" w:cs="Times New Roman"/>
                <w:b/>
                <w:spacing w:val="-2"/>
              </w:rPr>
              <w:t xml:space="preserve"> </w:t>
            </w:r>
            <w:r w:rsidRPr="00441CD2">
              <w:rPr>
                <w:rFonts w:ascii="Times New Roman" w:hAnsi="Times New Roman" w:cs="Times New Roman"/>
                <w:b/>
              </w:rPr>
              <w:t>DE</w:t>
            </w:r>
            <w:r w:rsidRPr="00441CD2">
              <w:rPr>
                <w:rFonts w:ascii="Times New Roman" w:hAnsi="Times New Roman" w:cs="Times New Roman"/>
                <w:b/>
                <w:spacing w:val="-3"/>
              </w:rPr>
              <w:t xml:space="preserve"> </w:t>
            </w:r>
            <w:r w:rsidRPr="00441CD2">
              <w:rPr>
                <w:rFonts w:ascii="Times New Roman" w:hAnsi="Times New Roman" w:cs="Times New Roman"/>
                <w:b/>
              </w:rPr>
              <w:t>APRENDIZAJE</w:t>
            </w:r>
            <w:r w:rsidRPr="00441CD2">
              <w:rPr>
                <w:rFonts w:ascii="Times New Roman" w:hAnsi="Times New Roman" w:cs="Times New Roman"/>
                <w:b/>
                <w:spacing w:val="-3"/>
              </w:rPr>
              <w:t xml:space="preserve"> </w:t>
            </w:r>
            <w:r w:rsidRPr="00441CD2">
              <w:rPr>
                <w:rFonts w:ascii="Times New Roman" w:hAnsi="Times New Roman" w:cs="Times New Roman"/>
                <w:b/>
              </w:rPr>
              <w:t xml:space="preserve">N° </w:t>
            </w:r>
            <w:r w:rsidRPr="00441CD2">
              <w:rPr>
                <w:rFonts w:ascii="Times New Roman" w:hAnsi="Times New Roman" w:cs="Times New Roman"/>
                <w:b/>
                <w:spacing w:val="-10"/>
              </w:rPr>
              <w:t>I</w:t>
            </w:r>
          </w:p>
          <w:p w14:paraId="6B9C09AE" w14:textId="6D59A240" w:rsidR="002A43D3" w:rsidRPr="00441CD2" w:rsidRDefault="00A64A70" w:rsidP="00A64A70">
            <w:pPr>
              <w:pStyle w:val="TableParagraph"/>
              <w:ind w:left="20" w:right="2"/>
              <w:rPr>
                <w:rFonts w:ascii="Times New Roman" w:hAnsi="Times New Roman" w:cs="Times New Roman"/>
              </w:rPr>
            </w:pPr>
            <w:r w:rsidRPr="00441CD2">
              <w:rPr>
                <w:rFonts w:ascii="Times New Roman" w:hAnsi="Times New Roman" w:cs="Times New Roman"/>
                <w:iCs/>
                <w:lang w:val="es-PE"/>
              </w:rPr>
              <w:t>EL PROCESO DE INVESTIGACIÓN: CONCEBIR LA IDEAA INVES TIGAR.</w:t>
            </w:r>
          </w:p>
        </w:tc>
      </w:tr>
      <w:tr w:rsidR="00AE14EB" w:rsidRPr="00441CD2" w14:paraId="29BB9254" w14:textId="77777777" w:rsidTr="002D6674">
        <w:trPr>
          <w:trHeight w:val="438"/>
        </w:trPr>
        <w:tc>
          <w:tcPr>
            <w:tcW w:w="4917" w:type="dxa"/>
            <w:gridSpan w:val="3"/>
          </w:tcPr>
          <w:p w14:paraId="28E49350" w14:textId="31E450CB" w:rsidR="002A43D3" w:rsidRPr="00441CD2" w:rsidRDefault="00762CE3" w:rsidP="00584C4B">
            <w:pPr>
              <w:pStyle w:val="TableParagraph"/>
              <w:ind w:left="107"/>
              <w:rPr>
                <w:rFonts w:ascii="Times New Roman" w:hAnsi="Times New Roman" w:cs="Times New Roman"/>
              </w:rPr>
            </w:pPr>
            <w:r w:rsidRPr="00441CD2">
              <w:rPr>
                <w:rFonts w:ascii="Times New Roman" w:hAnsi="Times New Roman" w:cs="Times New Roman"/>
              </w:rPr>
              <w:t>Inicio:</w:t>
            </w:r>
            <w:r w:rsidRPr="00441CD2">
              <w:rPr>
                <w:rFonts w:ascii="Times New Roman" w:hAnsi="Times New Roman" w:cs="Times New Roman"/>
                <w:spacing w:val="1"/>
              </w:rPr>
              <w:t xml:space="preserve"> </w:t>
            </w:r>
            <w:r w:rsidR="00FA4DFE" w:rsidRPr="00441CD2">
              <w:rPr>
                <w:rFonts w:ascii="Times New Roman" w:hAnsi="Times New Roman" w:cs="Times New Roman"/>
                <w:spacing w:val="1"/>
              </w:rPr>
              <w:t>3</w:t>
            </w:r>
            <w:r w:rsidR="0001072F" w:rsidRPr="00441CD2">
              <w:rPr>
                <w:rFonts w:ascii="Times New Roman" w:hAnsi="Times New Roman" w:cs="Times New Roman"/>
                <w:spacing w:val="1"/>
              </w:rPr>
              <w:t>1</w:t>
            </w:r>
            <w:r w:rsidRPr="00441CD2">
              <w:rPr>
                <w:rFonts w:ascii="Times New Roman" w:hAnsi="Times New Roman" w:cs="Times New Roman"/>
                <w:spacing w:val="-2"/>
              </w:rPr>
              <w:t>/0</w:t>
            </w:r>
            <w:r w:rsidR="0001072F" w:rsidRPr="00441CD2">
              <w:rPr>
                <w:rFonts w:ascii="Times New Roman" w:hAnsi="Times New Roman" w:cs="Times New Roman"/>
                <w:spacing w:val="-2"/>
              </w:rPr>
              <w:t>8</w:t>
            </w:r>
            <w:r w:rsidRPr="00441CD2">
              <w:rPr>
                <w:rFonts w:ascii="Times New Roman" w:hAnsi="Times New Roman" w:cs="Times New Roman"/>
                <w:spacing w:val="-2"/>
              </w:rPr>
              <w:t>/</w:t>
            </w:r>
            <w:r w:rsidR="006E70B2" w:rsidRPr="00441CD2">
              <w:rPr>
                <w:rFonts w:ascii="Times New Roman" w:hAnsi="Times New Roman" w:cs="Times New Roman"/>
                <w:spacing w:val="-2"/>
              </w:rPr>
              <w:t>2026</w:t>
            </w:r>
          </w:p>
        </w:tc>
        <w:tc>
          <w:tcPr>
            <w:tcW w:w="4092" w:type="dxa"/>
            <w:gridSpan w:val="2"/>
          </w:tcPr>
          <w:p w14:paraId="63F42EFD" w14:textId="6E33ED64" w:rsidR="002A43D3" w:rsidRPr="00441CD2" w:rsidRDefault="00762CE3" w:rsidP="00584C4B">
            <w:pPr>
              <w:pStyle w:val="TableParagraph"/>
              <w:ind w:left="107"/>
              <w:rPr>
                <w:rFonts w:ascii="Times New Roman" w:hAnsi="Times New Roman" w:cs="Times New Roman"/>
              </w:rPr>
            </w:pPr>
            <w:r w:rsidRPr="00441CD2">
              <w:rPr>
                <w:rFonts w:ascii="Times New Roman" w:hAnsi="Times New Roman" w:cs="Times New Roman"/>
              </w:rPr>
              <w:t>Termino:</w:t>
            </w:r>
            <w:r w:rsidRPr="00441CD2">
              <w:rPr>
                <w:rFonts w:ascii="Times New Roman" w:hAnsi="Times New Roman" w:cs="Times New Roman"/>
                <w:spacing w:val="-2"/>
              </w:rPr>
              <w:t xml:space="preserve"> </w:t>
            </w:r>
            <w:r w:rsidR="0001072F" w:rsidRPr="00441CD2">
              <w:rPr>
                <w:rFonts w:ascii="Times New Roman" w:hAnsi="Times New Roman" w:cs="Times New Roman"/>
                <w:spacing w:val="-2"/>
              </w:rPr>
              <w:t>26</w:t>
            </w:r>
            <w:r w:rsidRPr="00441CD2">
              <w:rPr>
                <w:rFonts w:ascii="Times New Roman" w:hAnsi="Times New Roman" w:cs="Times New Roman"/>
                <w:spacing w:val="-2"/>
              </w:rPr>
              <w:t>/0</w:t>
            </w:r>
            <w:r w:rsidR="0001072F" w:rsidRPr="00441CD2">
              <w:rPr>
                <w:rFonts w:ascii="Times New Roman" w:hAnsi="Times New Roman" w:cs="Times New Roman"/>
                <w:spacing w:val="-2"/>
              </w:rPr>
              <w:t>9</w:t>
            </w:r>
            <w:r w:rsidRPr="00441CD2">
              <w:rPr>
                <w:rFonts w:ascii="Times New Roman" w:hAnsi="Times New Roman" w:cs="Times New Roman"/>
                <w:spacing w:val="-2"/>
              </w:rPr>
              <w:t>/</w:t>
            </w:r>
            <w:r w:rsidR="006E70B2" w:rsidRPr="00441CD2">
              <w:rPr>
                <w:rFonts w:ascii="Times New Roman" w:hAnsi="Times New Roman" w:cs="Times New Roman"/>
                <w:spacing w:val="-2"/>
              </w:rPr>
              <w:t>2026</w:t>
            </w:r>
          </w:p>
        </w:tc>
      </w:tr>
      <w:tr w:rsidR="00AE14EB" w:rsidRPr="00441CD2" w14:paraId="3672E57B" w14:textId="77777777" w:rsidTr="000561EC">
        <w:trPr>
          <w:trHeight w:val="629"/>
        </w:trPr>
        <w:tc>
          <w:tcPr>
            <w:tcW w:w="9009" w:type="dxa"/>
            <w:gridSpan w:val="5"/>
            <w:shd w:val="clear" w:color="auto" w:fill="EEECE1" w:themeFill="background2"/>
            <w:vAlign w:val="bottom"/>
          </w:tcPr>
          <w:p w14:paraId="30FB5EDC" w14:textId="0F7EDC98" w:rsidR="000561EC" w:rsidRPr="00441CD2" w:rsidRDefault="000561EC" w:rsidP="00A64A70">
            <w:pPr>
              <w:pStyle w:val="TableParagraph"/>
              <w:ind w:left="107"/>
              <w:jc w:val="both"/>
              <w:rPr>
                <w:rFonts w:ascii="Times New Roman" w:hAnsi="Times New Roman" w:cs="Times New Roman"/>
              </w:rPr>
            </w:pPr>
            <w:r w:rsidRPr="00441CD2">
              <w:rPr>
                <w:rFonts w:ascii="Times New Roman" w:hAnsi="Times New Roman" w:cs="Times New Roman"/>
                <w:b/>
                <w:iCs/>
              </w:rPr>
              <w:t>LOGRO DE APRENDIZAJE</w:t>
            </w:r>
            <w:r w:rsidRPr="00441CD2">
              <w:rPr>
                <w:rFonts w:ascii="Times New Roman" w:hAnsi="Times New Roman" w:cs="Times New Roman"/>
              </w:rPr>
              <w:t xml:space="preserve"> Capacidad 1: </w:t>
            </w:r>
            <w:r w:rsidR="00A64A70" w:rsidRPr="00441CD2">
              <w:rPr>
                <w:rFonts w:ascii="Times New Roman" w:eastAsia="Times New Roman" w:hAnsi="Times New Roman" w:cs="Times New Roman"/>
                <w:lang w:val="es-PE" w:eastAsia="es-PE"/>
              </w:rPr>
              <w:t>Identifica y comprende, el proceso de investigación científica, las rutas de investigación y concebir la idea a investigar; evalúa y aplica con eficiencia las estrategias respectivas para las condiciones de estudio; valorando la relevancia de estos instrumentos para su trabajo profesional.</w:t>
            </w:r>
          </w:p>
        </w:tc>
      </w:tr>
      <w:tr w:rsidR="00AE14EB" w:rsidRPr="00441CD2" w14:paraId="7D0B5A4B" w14:textId="77777777" w:rsidTr="000561EC">
        <w:trPr>
          <w:trHeight w:val="412"/>
        </w:trPr>
        <w:tc>
          <w:tcPr>
            <w:tcW w:w="9009" w:type="dxa"/>
            <w:gridSpan w:val="5"/>
            <w:shd w:val="clear" w:color="auto" w:fill="EEECE1" w:themeFill="background2"/>
            <w:vAlign w:val="bottom"/>
          </w:tcPr>
          <w:p w14:paraId="2ADAA1C0" w14:textId="77777777" w:rsidR="00A64A70" w:rsidRPr="00441CD2" w:rsidRDefault="000561EC" w:rsidP="00A64A70">
            <w:pPr>
              <w:pStyle w:val="TableParagraph"/>
              <w:ind w:left="107"/>
              <w:rPr>
                <w:rFonts w:ascii="Times New Roman" w:hAnsi="Times New Roman" w:cs="Times New Roman"/>
                <w:lang w:val="es-PE"/>
              </w:rPr>
            </w:pPr>
            <w:r w:rsidRPr="00441CD2">
              <w:rPr>
                <w:rFonts w:ascii="Times New Roman" w:hAnsi="Times New Roman" w:cs="Times New Roman"/>
                <w:b/>
                <w:bCs/>
              </w:rPr>
              <w:t>Producto de aprendizaje</w:t>
            </w:r>
            <w:r w:rsidRPr="00441CD2">
              <w:rPr>
                <w:rFonts w:ascii="Times New Roman" w:hAnsi="Times New Roman" w:cs="Times New Roman"/>
              </w:rPr>
              <w:t xml:space="preserve">: </w:t>
            </w:r>
            <w:r w:rsidR="00A64A70" w:rsidRPr="00441CD2">
              <w:rPr>
                <w:rFonts w:ascii="Times New Roman" w:hAnsi="Times New Roman" w:cs="Times New Roman"/>
                <w:lang w:val="es-PE"/>
              </w:rPr>
              <w:t>comprender la esencia de los enfoques de investigación y</w:t>
            </w:r>
          </w:p>
          <w:p w14:paraId="6403B388" w14:textId="207C1B2B" w:rsidR="000561EC" w:rsidRPr="00441CD2" w:rsidRDefault="00A64A70" w:rsidP="00A64A70">
            <w:pPr>
              <w:pStyle w:val="TableParagraph"/>
              <w:ind w:left="107"/>
              <w:rPr>
                <w:rFonts w:ascii="Times New Roman" w:hAnsi="Times New Roman" w:cs="Times New Roman"/>
              </w:rPr>
            </w:pPr>
            <w:r w:rsidRPr="00441CD2">
              <w:rPr>
                <w:rFonts w:ascii="Times New Roman" w:hAnsi="Times New Roman" w:cs="Times New Roman"/>
                <w:lang w:val="es-PE"/>
              </w:rPr>
              <w:t>la búsqueda de información en los repositorios, base de datos.</w:t>
            </w:r>
          </w:p>
        </w:tc>
      </w:tr>
      <w:tr w:rsidR="00AE14EB" w:rsidRPr="00441CD2" w14:paraId="32DC24CC" w14:textId="77777777" w:rsidTr="00F941D3">
        <w:trPr>
          <w:trHeight w:val="585"/>
        </w:trPr>
        <w:tc>
          <w:tcPr>
            <w:tcW w:w="1417" w:type="dxa"/>
            <w:shd w:val="clear" w:color="auto" w:fill="8FEAFF"/>
          </w:tcPr>
          <w:p w14:paraId="3793F30C" w14:textId="77777777" w:rsidR="002A43D3" w:rsidRPr="00441CD2" w:rsidRDefault="00762CE3" w:rsidP="00584C4B">
            <w:pPr>
              <w:pStyle w:val="TableParagraph"/>
              <w:ind w:left="119"/>
              <w:rPr>
                <w:rFonts w:ascii="Times New Roman" w:hAnsi="Times New Roman" w:cs="Times New Roman"/>
              </w:rPr>
            </w:pPr>
            <w:r w:rsidRPr="00441CD2">
              <w:rPr>
                <w:rFonts w:ascii="Times New Roman" w:hAnsi="Times New Roman" w:cs="Times New Roman"/>
              </w:rPr>
              <w:t>No.</w:t>
            </w:r>
            <w:r w:rsidRPr="00441CD2">
              <w:rPr>
                <w:rFonts w:ascii="Times New Roman" w:hAnsi="Times New Roman" w:cs="Times New Roman"/>
                <w:spacing w:val="3"/>
              </w:rPr>
              <w:t xml:space="preserve"> </w:t>
            </w:r>
            <w:r w:rsidRPr="00441CD2">
              <w:rPr>
                <w:rFonts w:ascii="Times New Roman" w:hAnsi="Times New Roman" w:cs="Times New Roman"/>
                <w:spacing w:val="-2"/>
              </w:rPr>
              <w:t>Sesión</w:t>
            </w:r>
          </w:p>
          <w:p w14:paraId="41DFDA51" w14:textId="77777777" w:rsidR="002A43D3" w:rsidRPr="00441CD2" w:rsidRDefault="00762CE3" w:rsidP="00584C4B">
            <w:pPr>
              <w:pStyle w:val="TableParagraph"/>
              <w:ind w:left="171"/>
              <w:rPr>
                <w:rFonts w:ascii="Times New Roman" w:hAnsi="Times New Roman" w:cs="Times New Roman"/>
              </w:rPr>
            </w:pPr>
            <w:r w:rsidRPr="00441CD2">
              <w:rPr>
                <w:rFonts w:ascii="Times New Roman" w:hAnsi="Times New Roman" w:cs="Times New Roman"/>
                <w:spacing w:val="-2"/>
              </w:rPr>
              <w:t>(Semana)</w:t>
            </w:r>
          </w:p>
        </w:tc>
        <w:tc>
          <w:tcPr>
            <w:tcW w:w="3109" w:type="dxa"/>
            <w:shd w:val="clear" w:color="auto" w:fill="8FEAFF"/>
          </w:tcPr>
          <w:p w14:paraId="43C72FCA" w14:textId="77777777" w:rsidR="002A43D3" w:rsidRPr="00441CD2" w:rsidRDefault="00762CE3" w:rsidP="00584C4B">
            <w:pPr>
              <w:pStyle w:val="TableParagraph"/>
              <w:spacing w:before="146"/>
              <w:ind w:left="511"/>
              <w:rPr>
                <w:rFonts w:ascii="Times New Roman" w:hAnsi="Times New Roman" w:cs="Times New Roman"/>
              </w:rPr>
            </w:pPr>
            <w:r w:rsidRPr="00441CD2">
              <w:rPr>
                <w:rFonts w:ascii="Times New Roman" w:hAnsi="Times New Roman" w:cs="Times New Roman"/>
                <w:spacing w:val="-2"/>
              </w:rPr>
              <w:t>Temario/Actividad</w:t>
            </w:r>
          </w:p>
        </w:tc>
        <w:tc>
          <w:tcPr>
            <w:tcW w:w="2551" w:type="dxa"/>
            <w:gridSpan w:val="2"/>
            <w:shd w:val="clear" w:color="auto" w:fill="8FEAFF"/>
          </w:tcPr>
          <w:p w14:paraId="4B813478" w14:textId="77777777" w:rsidR="002A43D3" w:rsidRPr="00441CD2" w:rsidRDefault="00762CE3" w:rsidP="00584C4B">
            <w:pPr>
              <w:pStyle w:val="TableParagraph"/>
              <w:spacing w:before="146"/>
              <w:ind w:left="131"/>
              <w:rPr>
                <w:rFonts w:ascii="Times New Roman" w:hAnsi="Times New Roman" w:cs="Times New Roman"/>
              </w:rPr>
            </w:pPr>
            <w:r w:rsidRPr="00441CD2">
              <w:rPr>
                <w:rFonts w:ascii="Times New Roman" w:hAnsi="Times New Roman" w:cs="Times New Roman"/>
              </w:rPr>
              <w:t>Indicador(es)</w:t>
            </w:r>
            <w:r w:rsidRPr="00441CD2">
              <w:rPr>
                <w:rFonts w:ascii="Times New Roman" w:hAnsi="Times New Roman" w:cs="Times New Roman"/>
                <w:spacing w:val="-6"/>
              </w:rPr>
              <w:t xml:space="preserve"> </w:t>
            </w:r>
            <w:r w:rsidRPr="00441CD2">
              <w:rPr>
                <w:rFonts w:ascii="Times New Roman" w:hAnsi="Times New Roman" w:cs="Times New Roman"/>
              </w:rPr>
              <w:t>de</w:t>
            </w:r>
            <w:r w:rsidRPr="00441CD2">
              <w:rPr>
                <w:rFonts w:ascii="Times New Roman" w:hAnsi="Times New Roman" w:cs="Times New Roman"/>
                <w:spacing w:val="-2"/>
              </w:rPr>
              <w:t xml:space="preserve"> </w:t>
            </w:r>
            <w:r w:rsidRPr="00441CD2">
              <w:rPr>
                <w:rFonts w:ascii="Times New Roman" w:hAnsi="Times New Roman" w:cs="Times New Roman"/>
                <w:spacing w:val="-4"/>
              </w:rPr>
              <w:t>logro</w:t>
            </w:r>
          </w:p>
        </w:tc>
        <w:tc>
          <w:tcPr>
            <w:tcW w:w="1932" w:type="dxa"/>
            <w:shd w:val="clear" w:color="auto" w:fill="8FEAFF"/>
          </w:tcPr>
          <w:p w14:paraId="36C6C280" w14:textId="77777777" w:rsidR="002A43D3" w:rsidRPr="00441CD2" w:rsidRDefault="00762CE3" w:rsidP="00584C4B">
            <w:pPr>
              <w:pStyle w:val="TableParagraph"/>
              <w:ind w:left="9"/>
              <w:jc w:val="center"/>
              <w:rPr>
                <w:rFonts w:ascii="Times New Roman" w:hAnsi="Times New Roman" w:cs="Times New Roman"/>
              </w:rPr>
            </w:pPr>
            <w:r w:rsidRPr="00441CD2">
              <w:rPr>
                <w:rFonts w:ascii="Times New Roman" w:hAnsi="Times New Roman" w:cs="Times New Roman"/>
              </w:rPr>
              <w:t>Instrumento</w:t>
            </w:r>
            <w:r w:rsidRPr="00441CD2">
              <w:rPr>
                <w:rFonts w:ascii="Times New Roman" w:hAnsi="Times New Roman" w:cs="Times New Roman"/>
                <w:spacing w:val="-3"/>
              </w:rPr>
              <w:t xml:space="preserve"> </w:t>
            </w:r>
            <w:r w:rsidRPr="00441CD2">
              <w:rPr>
                <w:rFonts w:ascii="Times New Roman" w:hAnsi="Times New Roman" w:cs="Times New Roman"/>
                <w:spacing w:val="-5"/>
              </w:rPr>
              <w:t>de</w:t>
            </w:r>
          </w:p>
          <w:p w14:paraId="0220795A" w14:textId="77777777" w:rsidR="002A43D3" w:rsidRPr="00441CD2" w:rsidRDefault="00762CE3" w:rsidP="00584C4B">
            <w:pPr>
              <w:pStyle w:val="TableParagraph"/>
              <w:ind w:left="9" w:right="8"/>
              <w:jc w:val="center"/>
              <w:rPr>
                <w:rFonts w:ascii="Times New Roman" w:hAnsi="Times New Roman" w:cs="Times New Roman"/>
              </w:rPr>
            </w:pPr>
            <w:r w:rsidRPr="00441CD2">
              <w:rPr>
                <w:rFonts w:ascii="Times New Roman" w:hAnsi="Times New Roman" w:cs="Times New Roman"/>
                <w:spacing w:val="-2"/>
              </w:rPr>
              <w:t>evaluación</w:t>
            </w:r>
          </w:p>
        </w:tc>
      </w:tr>
      <w:tr w:rsidR="003C3E17" w:rsidRPr="00441CD2" w14:paraId="1AE8597D" w14:textId="77777777" w:rsidTr="00F941D3">
        <w:trPr>
          <w:trHeight w:val="1170"/>
        </w:trPr>
        <w:tc>
          <w:tcPr>
            <w:tcW w:w="1417" w:type="dxa"/>
          </w:tcPr>
          <w:p w14:paraId="427C7B4E" w14:textId="77777777" w:rsidR="00F941D3" w:rsidRPr="00441CD2" w:rsidRDefault="00F941D3" w:rsidP="00F941D3">
            <w:pPr>
              <w:pStyle w:val="TableParagraph"/>
              <w:spacing w:before="73"/>
              <w:rPr>
                <w:rFonts w:ascii="Times New Roman" w:hAnsi="Times New Roman" w:cs="Times New Roman"/>
                <w:b/>
              </w:rPr>
            </w:pPr>
          </w:p>
          <w:p w14:paraId="3C933DF9" w14:textId="5A04FE45" w:rsidR="00F941D3" w:rsidRPr="00441CD2" w:rsidRDefault="00F941D3" w:rsidP="00F941D3">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1</w:t>
            </w:r>
          </w:p>
        </w:tc>
        <w:tc>
          <w:tcPr>
            <w:tcW w:w="3109" w:type="dxa"/>
            <w:vAlign w:val="center"/>
          </w:tcPr>
          <w:p w14:paraId="110048DA" w14:textId="6767C8C3" w:rsidR="00F941D3" w:rsidRPr="00441CD2" w:rsidRDefault="00F941D3" w:rsidP="00F941D3">
            <w:pPr>
              <w:pStyle w:val="Prrafodelista"/>
              <w:numPr>
                <w:ilvl w:val="0"/>
                <w:numId w:val="36"/>
              </w:numPr>
              <w:tabs>
                <w:tab w:val="left" w:pos="213"/>
              </w:tabs>
              <w:ind w:left="413" w:hanging="284"/>
              <w:rPr>
                <w:rFonts w:ascii="Times New Roman" w:hAnsi="Times New Roman" w:cs="Times New Roman"/>
                <w:iCs/>
              </w:rPr>
            </w:pPr>
            <w:r w:rsidRPr="00441CD2">
              <w:rPr>
                <w:rFonts w:ascii="Times New Roman" w:hAnsi="Times New Roman" w:cs="Times New Roman"/>
                <w:iCs/>
              </w:rPr>
              <w:t>Presentación de Syllabus</w:t>
            </w:r>
          </w:p>
          <w:p w14:paraId="40D60CCF" w14:textId="77777777" w:rsidR="00F941D3" w:rsidRPr="00441CD2" w:rsidRDefault="00F941D3" w:rsidP="00F941D3">
            <w:pPr>
              <w:pStyle w:val="Prrafodelista"/>
              <w:numPr>
                <w:ilvl w:val="0"/>
                <w:numId w:val="36"/>
              </w:numPr>
              <w:tabs>
                <w:tab w:val="left" w:pos="213"/>
              </w:tabs>
              <w:ind w:left="413" w:hanging="284"/>
              <w:rPr>
                <w:rFonts w:ascii="Times New Roman" w:hAnsi="Times New Roman" w:cs="Times New Roman"/>
                <w:iCs/>
                <w:lang w:val="es-PE"/>
              </w:rPr>
            </w:pPr>
            <w:r w:rsidRPr="00441CD2">
              <w:rPr>
                <w:rFonts w:ascii="Times New Roman" w:hAnsi="Times New Roman" w:cs="Times New Roman"/>
                <w:iCs/>
                <w:lang w:val="es-PE"/>
              </w:rPr>
              <w:t>Introducción a la metodología</w:t>
            </w:r>
          </w:p>
          <w:p w14:paraId="6EB6344B" w14:textId="77777777" w:rsidR="00F941D3" w:rsidRPr="00441CD2" w:rsidRDefault="00F941D3" w:rsidP="00F941D3">
            <w:pPr>
              <w:pStyle w:val="Prrafodelista"/>
              <w:numPr>
                <w:ilvl w:val="0"/>
                <w:numId w:val="36"/>
              </w:numPr>
              <w:tabs>
                <w:tab w:val="left" w:pos="213"/>
              </w:tabs>
              <w:ind w:left="413" w:hanging="284"/>
              <w:rPr>
                <w:rFonts w:ascii="Times New Roman" w:hAnsi="Times New Roman" w:cs="Times New Roman"/>
                <w:iCs/>
                <w:lang w:val="es-PE"/>
              </w:rPr>
            </w:pPr>
            <w:r w:rsidRPr="00441CD2">
              <w:rPr>
                <w:rFonts w:ascii="Times New Roman" w:hAnsi="Times New Roman" w:cs="Times New Roman"/>
                <w:iCs/>
                <w:lang w:val="es-PE"/>
              </w:rPr>
              <w:t>de investigación.</w:t>
            </w:r>
          </w:p>
          <w:p w14:paraId="6CDFCEEC" w14:textId="5F010BF1" w:rsidR="00F941D3" w:rsidRPr="00441CD2" w:rsidRDefault="00F941D3" w:rsidP="00F941D3">
            <w:pPr>
              <w:pStyle w:val="Prrafodelista"/>
              <w:numPr>
                <w:ilvl w:val="0"/>
                <w:numId w:val="36"/>
              </w:numPr>
              <w:tabs>
                <w:tab w:val="left" w:pos="213"/>
              </w:tabs>
              <w:ind w:left="413" w:hanging="284"/>
              <w:rPr>
                <w:rFonts w:ascii="Times New Roman" w:hAnsi="Times New Roman" w:cs="Times New Roman"/>
                <w:iCs/>
              </w:rPr>
            </w:pPr>
            <w:r w:rsidRPr="00441CD2">
              <w:rPr>
                <w:rFonts w:ascii="Times New Roman" w:hAnsi="Times New Roman" w:cs="Times New Roman"/>
                <w:iCs/>
                <w:lang w:val="es-PE"/>
              </w:rPr>
              <w:t>Taller.</w:t>
            </w:r>
          </w:p>
        </w:tc>
        <w:tc>
          <w:tcPr>
            <w:tcW w:w="2551" w:type="dxa"/>
            <w:gridSpan w:val="2"/>
          </w:tcPr>
          <w:p w14:paraId="61121391" w14:textId="32663A79" w:rsidR="00F941D3" w:rsidRPr="00441CD2" w:rsidRDefault="00F941D3" w:rsidP="00F941D3">
            <w:pPr>
              <w:pStyle w:val="TableParagraph"/>
              <w:ind w:left="107"/>
              <w:rPr>
                <w:rFonts w:ascii="Times New Roman" w:hAnsi="Times New Roman" w:cs="Times New Roman"/>
                <w:iCs/>
              </w:rPr>
            </w:pPr>
            <w:r w:rsidRPr="00441CD2">
              <w:rPr>
                <w:rFonts w:ascii="Times New Roman" w:hAnsi="Times New Roman" w:cs="Times New Roman"/>
              </w:rPr>
              <w:t>Comprende y valora la importancia de la ciencia y la investigación en la formación universitaria.</w:t>
            </w:r>
          </w:p>
        </w:tc>
        <w:tc>
          <w:tcPr>
            <w:tcW w:w="1932" w:type="dxa"/>
            <w:vMerge w:val="restart"/>
          </w:tcPr>
          <w:p w14:paraId="09C55C18" w14:textId="77777777" w:rsidR="00F941D3" w:rsidRPr="00441CD2" w:rsidRDefault="00F941D3" w:rsidP="00F941D3">
            <w:pPr>
              <w:pStyle w:val="TableParagraph"/>
              <w:numPr>
                <w:ilvl w:val="0"/>
                <w:numId w:val="43"/>
              </w:numPr>
              <w:tabs>
                <w:tab w:val="left" w:pos="291"/>
              </w:tabs>
              <w:spacing w:before="3"/>
              <w:ind w:left="273" w:right="596" w:hanging="273"/>
              <w:rPr>
                <w:rFonts w:ascii="Times New Roman" w:hAnsi="Times New Roman" w:cs="Times New Roman"/>
                <w:b/>
                <w:bCs/>
              </w:rPr>
            </w:pPr>
            <w:r w:rsidRPr="00441CD2">
              <w:rPr>
                <w:rStyle w:val="Fuerte"/>
                <w:rFonts w:ascii="Times New Roman" w:hAnsi="Times New Roman" w:cs="Times New Roman"/>
                <w:b w:val="0"/>
                <w:bCs w:val="0"/>
              </w:rPr>
              <w:t>Mapa conceptual</w:t>
            </w:r>
          </w:p>
          <w:p w14:paraId="41837808" w14:textId="3AB6A514" w:rsidR="00F941D3" w:rsidRPr="00441CD2" w:rsidRDefault="00F941D3" w:rsidP="00F941D3">
            <w:pPr>
              <w:pStyle w:val="TableParagraph"/>
              <w:numPr>
                <w:ilvl w:val="0"/>
                <w:numId w:val="43"/>
              </w:numPr>
              <w:tabs>
                <w:tab w:val="left" w:pos="282"/>
              </w:tabs>
              <w:ind w:left="273" w:hanging="273"/>
              <w:rPr>
                <w:rFonts w:ascii="Times New Roman" w:hAnsi="Times New Roman" w:cs="Times New Roman"/>
                <w:b/>
                <w:bCs/>
              </w:rPr>
            </w:pPr>
            <w:r w:rsidRPr="00441CD2">
              <w:rPr>
                <w:rStyle w:val="Fuerte"/>
                <w:rFonts w:ascii="Times New Roman" w:hAnsi="Times New Roman" w:cs="Times New Roman"/>
                <w:b w:val="0"/>
                <w:bCs w:val="0"/>
              </w:rPr>
              <w:t>organizador gráfico.</w:t>
            </w:r>
          </w:p>
          <w:p w14:paraId="7A9DA545" w14:textId="52E2E647" w:rsidR="00F941D3" w:rsidRPr="00441CD2" w:rsidRDefault="00F941D3" w:rsidP="00F941D3">
            <w:pPr>
              <w:pStyle w:val="TableParagraph"/>
              <w:numPr>
                <w:ilvl w:val="0"/>
                <w:numId w:val="43"/>
              </w:numPr>
              <w:tabs>
                <w:tab w:val="left" w:pos="282"/>
              </w:tabs>
              <w:ind w:left="273" w:hanging="273"/>
              <w:rPr>
                <w:rFonts w:ascii="Times New Roman" w:hAnsi="Times New Roman" w:cs="Times New Roman"/>
                <w:b/>
                <w:bCs/>
              </w:rPr>
            </w:pPr>
            <w:r w:rsidRPr="00441CD2">
              <w:rPr>
                <w:rStyle w:val="Fuerte"/>
                <w:rFonts w:ascii="Times New Roman" w:hAnsi="Times New Roman" w:cs="Times New Roman"/>
                <w:b w:val="0"/>
                <w:bCs w:val="0"/>
              </w:rPr>
              <w:t>Cuadro comparativo de enfoques y rutas de investigación</w:t>
            </w:r>
            <w:r w:rsidRPr="00441CD2">
              <w:rPr>
                <w:rFonts w:ascii="Times New Roman" w:hAnsi="Times New Roman" w:cs="Times New Roman"/>
                <w:b/>
                <w:bCs/>
              </w:rPr>
              <w:t xml:space="preserve"> </w:t>
            </w:r>
            <w:r w:rsidRPr="00441CD2">
              <w:rPr>
                <w:rFonts w:ascii="Times New Roman" w:hAnsi="Times New Roman" w:cs="Times New Roman"/>
                <w:b/>
                <w:bCs/>
              </w:rPr>
              <w:br/>
            </w:r>
          </w:p>
          <w:p w14:paraId="1A9C3F9E" w14:textId="77777777" w:rsidR="00F941D3" w:rsidRPr="00441CD2" w:rsidRDefault="00F941D3" w:rsidP="00F941D3">
            <w:pPr>
              <w:pStyle w:val="TableParagraph"/>
              <w:numPr>
                <w:ilvl w:val="0"/>
                <w:numId w:val="43"/>
              </w:numPr>
              <w:tabs>
                <w:tab w:val="left" w:pos="282"/>
              </w:tabs>
              <w:ind w:left="273" w:hanging="273"/>
              <w:rPr>
                <w:rFonts w:ascii="Times New Roman" w:hAnsi="Times New Roman" w:cs="Times New Roman"/>
              </w:rPr>
            </w:pPr>
            <w:r w:rsidRPr="00441CD2">
              <w:rPr>
                <w:rStyle w:val="Fuerte"/>
                <w:rFonts w:ascii="Times New Roman" w:hAnsi="Times New Roman" w:cs="Times New Roman"/>
                <w:b w:val="0"/>
                <w:bCs w:val="0"/>
              </w:rPr>
              <w:t xml:space="preserve">Mapa conceptual </w:t>
            </w:r>
            <w:r w:rsidRPr="00441CD2">
              <w:rPr>
                <w:rStyle w:val="Fuerte"/>
                <w:rFonts w:ascii="Times New Roman" w:hAnsi="Times New Roman" w:cs="Times New Roman"/>
                <w:b w:val="0"/>
                <w:bCs w:val="0"/>
              </w:rPr>
              <w:lastRenderedPageBreak/>
              <w:t>sobre generación de ideas de investigación</w:t>
            </w:r>
          </w:p>
          <w:p w14:paraId="11523C84" w14:textId="77415EB2" w:rsidR="00F941D3" w:rsidRPr="00441CD2" w:rsidRDefault="00F941D3" w:rsidP="00F941D3">
            <w:pPr>
              <w:pStyle w:val="TableParagraph"/>
              <w:tabs>
                <w:tab w:val="left" w:pos="282"/>
              </w:tabs>
              <w:ind w:left="283"/>
              <w:rPr>
                <w:rFonts w:ascii="Times New Roman" w:hAnsi="Times New Roman" w:cs="Times New Roman"/>
                <w:bCs/>
              </w:rPr>
            </w:pPr>
            <w:r w:rsidRPr="00441CD2">
              <w:rPr>
                <w:rFonts w:ascii="Times New Roman" w:hAnsi="Times New Roman" w:cs="Times New Roman"/>
              </w:rPr>
              <w:t>Prueba de desarrollo – Unidad I</w:t>
            </w:r>
          </w:p>
        </w:tc>
      </w:tr>
      <w:tr w:rsidR="003C3E17" w:rsidRPr="00441CD2" w14:paraId="3BCAC60C" w14:textId="77777777" w:rsidTr="00F941D3">
        <w:trPr>
          <w:trHeight w:val="916"/>
        </w:trPr>
        <w:tc>
          <w:tcPr>
            <w:tcW w:w="1417" w:type="dxa"/>
          </w:tcPr>
          <w:p w14:paraId="5EBDD977" w14:textId="77777777" w:rsidR="00F941D3" w:rsidRPr="00441CD2" w:rsidRDefault="00F941D3" w:rsidP="00F941D3">
            <w:pPr>
              <w:pStyle w:val="TableParagraph"/>
              <w:spacing w:before="149"/>
              <w:rPr>
                <w:rFonts w:ascii="Times New Roman" w:hAnsi="Times New Roman" w:cs="Times New Roman"/>
                <w:b/>
              </w:rPr>
            </w:pPr>
          </w:p>
          <w:p w14:paraId="344C87E4" w14:textId="425373D5" w:rsidR="00F941D3" w:rsidRPr="00441CD2" w:rsidRDefault="00F941D3" w:rsidP="00F941D3">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2</w:t>
            </w:r>
          </w:p>
        </w:tc>
        <w:tc>
          <w:tcPr>
            <w:tcW w:w="3109" w:type="dxa"/>
            <w:vAlign w:val="center"/>
          </w:tcPr>
          <w:p w14:paraId="1B8D370C" w14:textId="48E4C2A3" w:rsidR="003C3E17" w:rsidRPr="00441CD2" w:rsidRDefault="00F941D3" w:rsidP="003C3E17">
            <w:pPr>
              <w:pStyle w:val="TableParagraph"/>
              <w:numPr>
                <w:ilvl w:val="0"/>
                <w:numId w:val="21"/>
              </w:numPr>
              <w:tabs>
                <w:tab w:val="left" w:pos="431"/>
              </w:tabs>
              <w:spacing w:before="2"/>
              <w:ind w:right="294"/>
              <w:rPr>
                <w:rFonts w:ascii="Times New Roman" w:hAnsi="Times New Roman" w:cs="Times New Roman"/>
                <w:lang w:val="es-PE"/>
              </w:rPr>
            </w:pPr>
            <w:r w:rsidRPr="00441CD2">
              <w:rPr>
                <w:rFonts w:ascii="Times New Roman" w:hAnsi="Times New Roman" w:cs="Times New Roman"/>
                <w:lang w:val="es-PE"/>
              </w:rPr>
              <w:t>Las tres rutas de la investigación científica.</w:t>
            </w:r>
          </w:p>
          <w:p w14:paraId="624E1626" w14:textId="7D0CBD6F" w:rsidR="00F941D3" w:rsidRPr="00441CD2" w:rsidRDefault="00F941D3" w:rsidP="00F941D3">
            <w:pPr>
              <w:pStyle w:val="TableParagraph"/>
              <w:numPr>
                <w:ilvl w:val="0"/>
                <w:numId w:val="21"/>
              </w:numPr>
              <w:tabs>
                <w:tab w:val="left" w:pos="431"/>
              </w:tabs>
              <w:spacing w:before="2"/>
              <w:ind w:right="294"/>
              <w:rPr>
                <w:rFonts w:ascii="Times New Roman" w:hAnsi="Times New Roman" w:cs="Times New Roman"/>
                <w:lang w:val="es-PE"/>
              </w:rPr>
            </w:pPr>
            <w:r w:rsidRPr="00441CD2">
              <w:rPr>
                <w:rFonts w:ascii="Times New Roman" w:hAnsi="Times New Roman" w:cs="Times New Roman"/>
              </w:rPr>
              <w:t>Enfoques de investigación: cuantitativo, cualitativo y mixto.</w:t>
            </w:r>
          </w:p>
          <w:p w14:paraId="7706119D" w14:textId="24B14680" w:rsidR="00F941D3" w:rsidRPr="00441CD2" w:rsidRDefault="00F941D3" w:rsidP="00F941D3">
            <w:pPr>
              <w:pStyle w:val="TableParagraph"/>
              <w:numPr>
                <w:ilvl w:val="0"/>
                <w:numId w:val="21"/>
              </w:numPr>
              <w:tabs>
                <w:tab w:val="left" w:pos="431"/>
              </w:tabs>
              <w:spacing w:before="2"/>
              <w:ind w:right="294"/>
              <w:rPr>
                <w:rFonts w:ascii="Times New Roman" w:hAnsi="Times New Roman" w:cs="Times New Roman"/>
              </w:rPr>
            </w:pPr>
            <w:r w:rsidRPr="00441CD2">
              <w:rPr>
                <w:rFonts w:ascii="Times New Roman" w:hAnsi="Times New Roman" w:cs="Times New Roman"/>
                <w:lang w:val="es-PE"/>
              </w:rPr>
              <w:lastRenderedPageBreak/>
              <w:t>Taller.</w:t>
            </w:r>
          </w:p>
        </w:tc>
        <w:tc>
          <w:tcPr>
            <w:tcW w:w="2551" w:type="dxa"/>
            <w:gridSpan w:val="2"/>
          </w:tcPr>
          <w:p w14:paraId="7DE3DA4A" w14:textId="5FE97B19" w:rsidR="00F941D3" w:rsidRPr="00441CD2" w:rsidRDefault="00F941D3" w:rsidP="00F941D3">
            <w:pPr>
              <w:pStyle w:val="TableParagraph"/>
              <w:spacing w:before="2"/>
              <w:ind w:left="107" w:right="106"/>
              <w:rPr>
                <w:rFonts w:ascii="Times New Roman" w:hAnsi="Times New Roman" w:cs="Times New Roman"/>
              </w:rPr>
            </w:pPr>
            <w:r w:rsidRPr="00441CD2">
              <w:rPr>
                <w:rFonts w:ascii="Times New Roman" w:hAnsi="Times New Roman" w:cs="Times New Roman"/>
              </w:rPr>
              <w:lastRenderedPageBreak/>
              <w:t>Reconoce y diferencia las rutas y enfoques de la investigación científica para abordar problemas de estudio.</w:t>
            </w:r>
          </w:p>
        </w:tc>
        <w:tc>
          <w:tcPr>
            <w:tcW w:w="1932" w:type="dxa"/>
            <w:vMerge/>
            <w:tcBorders>
              <w:top w:val="nil"/>
            </w:tcBorders>
          </w:tcPr>
          <w:p w14:paraId="293A4737" w14:textId="77777777" w:rsidR="00F941D3" w:rsidRPr="00441CD2" w:rsidRDefault="00F941D3" w:rsidP="00F941D3">
            <w:pPr>
              <w:rPr>
                <w:rFonts w:ascii="Times New Roman" w:hAnsi="Times New Roman" w:cs="Times New Roman"/>
                <w:bCs/>
              </w:rPr>
            </w:pPr>
          </w:p>
        </w:tc>
      </w:tr>
      <w:tr w:rsidR="003C3E17" w:rsidRPr="00441CD2" w14:paraId="44B50267" w14:textId="77777777" w:rsidTr="00F941D3">
        <w:trPr>
          <w:trHeight w:val="1170"/>
        </w:trPr>
        <w:tc>
          <w:tcPr>
            <w:tcW w:w="1417" w:type="dxa"/>
          </w:tcPr>
          <w:p w14:paraId="6D1C959F" w14:textId="77777777" w:rsidR="00F941D3" w:rsidRPr="00441CD2" w:rsidRDefault="00F941D3" w:rsidP="00F941D3">
            <w:pPr>
              <w:pStyle w:val="TableParagraph"/>
              <w:spacing w:before="145"/>
              <w:rPr>
                <w:rFonts w:ascii="Times New Roman" w:hAnsi="Times New Roman" w:cs="Times New Roman"/>
                <w:b/>
              </w:rPr>
            </w:pPr>
          </w:p>
          <w:p w14:paraId="7CA4D7BD" w14:textId="11FA66EE" w:rsidR="00F941D3" w:rsidRPr="00441CD2" w:rsidRDefault="00F941D3" w:rsidP="00F941D3">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3</w:t>
            </w:r>
          </w:p>
        </w:tc>
        <w:tc>
          <w:tcPr>
            <w:tcW w:w="3109" w:type="dxa"/>
            <w:vAlign w:val="center"/>
          </w:tcPr>
          <w:p w14:paraId="120D995C" w14:textId="77777777" w:rsidR="0053125E" w:rsidRPr="00441CD2" w:rsidRDefault="00F941D3" w:rsidP="00F941D3">
            <w:pPr>
              <w:pStyle w:val="TableParagraph"/>
              <w:numPr>
                <w:ilvl w:val="0"/>
                <w:numId w:val="20"/>
              </w:numPr>
              <w:tabs>
                <w:tab w:val="left" w:pos="430"/>
              </w:tabs>
              <w:ind w:right="477"/>
              <w:rPr>
                <w:rFonts w:ascii="Times New Roman" w:hAnsi="Times New Roman" w:cs="Times New Roman"/>
              </w:rPr>
            </w:pPr>
            <w:r w:rsidRPr="00441CD2">
              <w:rPr>
                <w:rFonts w:ascii="Times New Roman" w:hAnsi="Times New Roman" w:cs="Times New Roman"/>
              </w:rPr>
              <w:t xml:space="preserve">Concepción de la idea a investigar. </w:t>
            </w:r>
          </w:p>
          <w:p w14:paraId="351ED354" w14:textId="77777777" w:rsidR="0053125E" w:rsidRPr="00441CD2" w:rsidRDefault="00F941D3" w:rsidP="00F941D3">
            <w:pPr>
              <w:pStyle w:val="TableParagraph"/>
              <w:numPr>
                <w:ilvl w:val="0"/>
                <w:numId w:val="20"/>
              </w:numPr>
              <w:tabs>
                <w:tab w:val="left" w:pos="430"/>
              </w:tabs>
              <w:ind w:right="477"/>
              <w:rPr>
                <w:rFonts w:ascii="Times New Roman" w:hAnsi="Times New Roman" w:cs="Times New Roman"/>
              </w:rPr>
            </w:pPr>
            <w:r w:rsidRPr="00441CD2">
              <w:rPr>
                <w:rFonts w:ascii="Times New Roman" w:hAnsi="Times New Roman" w:cs="Times New Roman"/>
              </w:rPr>
              <w:t xml:space="preserve">Fuentes para generar ideas de investigación. </w:t>
            </w:r>
          </w:p>
          <w:p w14:paraId="1439CC66" w14:textId="65CD71DC" w:rsidR="00F941D3" w:rsidRPr="00441CD2" w:rsidRDefault="00F941D3" w:rsidP="00F941D3">
            <w:pPr>
              <w:pStyle w:val="TableParagraph"/>
              <w:numPr>
                <w:ilvl w:val="0"/>
                <w:numId w:val="20"/>
              </w:numPr>
              <w:tabs>
                <w:tab w:val="left" w:pos="430"/>
              </w:tabs>
              <w:ind w:right="477"/>
              <w:rPr>
                <w:rFonts w:ascii="Times New Roman" w:hAnsi="Times New Roman" w:cs="Times New Roman"/>
              </w:rPr>
            </w:pPr>
            <w:r w:rsidRPr="00441CD2">
              <w:rPr>
                <w:rFonts w:ascii="Times New Roman" w:hAnsi="Times New Roman" w:cs="Times New Roman"/>
              </w:rPr>
              <w:t>Taller.</w:t>
            </w:r>
          </w:p>
        </w:tc>
        <w:tc>
          <w:tcPr>
            <w:tcW w:w="2551" w:type="dxa"/>
            <w:gridSpan w:val="2"/>
          </w:tcPr>
          <w:p w14:paraId="5C7A4D89" w14:textId="5D4EF338" w:rsidR="00F941D3" w:rsidRPr="00441CD2" w:rsidRDefault="00F941D3" w:rsidP="00F941D3">
            <w:pPr>
              <w:pStyle w:val="TableParagraph"/>
              <w:ind w:left="107" w:right="106"/>
              <w:rPr>
                <w:rFonts w:ascii="Times New Roman" w:hAnsi="Times New Roman" w:cs="Times New Roman"/>
                <w:iCs/>
              </w:rPr>
            </w:pPr>
            <w:r w:rsidRPr="00441CD2">
              <w:rPr>
                <w:rFonts w:ascii="Times New Roman" w:hAnsi="Times New Roman" w:cs="Times New Roman"/>
              </w:rPr>
              <w:t>Identifica ideas de investigación con potencial académico a partir de la observación de la realidad y fuentes bibliográficas.</w:t>
            </w:r>
          </w:p>
        </w:tc>
        <w:tc>
          <w:tcPr>
            <w:tcW w:w="1932" w:type="dxa"/>
            <w:vMerge/>
            <w:tcBorders>
              <w:top w:val="nil"/>
            </w:tcBorders>
          </w:tcPr>
          <w:p w14:paraId="5AFD5BBB" w14:textId="77777777" w:rsidR="00F941D3" w:rsidRPr="00441CD2" w:rsidRDefault="00F941D3" w:rsidP="00F941D3">
            <w:pPr>
              <w:rPr>
                <w:rFonts w:ascii="Times New Roman" w:hAnsi="Times New Roman" w:cs="Times New Roman"/>
                <w:bCs/>
              </w:rPr>
            </w:pPr>
          </w:p>
        </w:tc>
      </w:tr>
      <w:tr w:rsidR="00F941D3" w:rsidRPr="00441CD2" w14:paraId="1A1116CD" w14:textId="77777777" w:rsidTr="00F941D3">
        <w:trPr>
          <w:trHeight w:val="1068"/>
        </w:trPr>
        <w:tc>
          <w:tcPr>
            <w:tcW w:w="1417" w:type="dxa"/>
          </w:tcPr>
          <w:p w14:paraId="6F2A11B7" w14:textId="77777777" w:rsidR="00F941D3" w:rsidRPr="00441CD2" w:rsidRDefault="00F941D3" w:rsidP="00F941D3">
            <w:pPr>
              <w:pStyle w:val="TableParagraph"/>
              <w:rPr>
                <w:rFonts w:ascii="Times New Roman" w:hAnsi="Times New Roman" w:cs="Times New Roman"/>
                <w:b/>
              </w:rPr>
            </w:pPr>
          </w:p>
          <w:p w14:paraId="3BF693B0" w14:textId="77777777" w:rsidR="00F941D3" w:rsidRPr="00441CD2" w:rsidRDefault="00F941D3" w:rsidP="00F941D3">
            <w:pPr>
              <w:pStyle w:val="TableParagraph"/>
              <w:rPr>
                <w:rFonts w:ascii="Times New Roman" w:hAnsi="Times New Roman" w:cs="Times New Roman"/>
                <w:b/>
              </w:rPr>
            </w:pPr>
          </w:p>
          <w:p w14:paraId="7D8CAAAA" w14:textId="79408BE3" w:rsidR="00F941D3" w:rsidRPr="00441CD2" w:rsidRDefault="00F941D3" w:rsidP="00F941D3">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4</w:t>
            </w:r>
          </w:p>
        </w:tc>
        <w:tc>
          <w:tcPr>
            <w:tcW w:w="3109" w:type="dxa"/>
            <w:vAlign w:val="center"/>
          </w:tcPr>
          <w:p w14:paraId="4DB6750C" w14:textId="39FAFD58" w:rsidR="00F941D3" w:rsidRPr="00441CD2" w:rsidRDefault="00F941D3" w:rsidP="00F941D3">
            <w:pPr>
              <w:pStyle w:val="TableParagraph"/>
              <w:numPr>
                <w:ilvl w:val="0"/>
                <w:numId w:val="19"/>
              </w:numPr>
              <w:tabs>
                <w:tab w:val="left" w:pos="430"/>
              </w:tabs>
              <w:ind w:left="430" w:hanging="283"/>
              <w:rPr>
                <w:rFonts w:ascii="Times New Roman" w:hAnsi="Times New Roman" w:cs="Times New Roman"/>
                <w:iCs/>
                <w:lang w:val="es-PE"/>
              </w:rPr>
            </w:pPr>
            <w:r w:rsidRPr="00441CD2">
              <w:rPr>
                <w:rFonts w:ascii="Times New Roman" w:hAnsi="Times New Roman" w:cs="Times New Roman"/>
                <w:iCs/>
                <w:lang w:val="es-PE"/>
              </w:rPr>
              <w:t>Exposición del trabajo</w:t>
            </w:r>
            <w:r w:rsidR="0053125E" w:rsidRPr="00441CD2">
              <w:rPr>
                <w:rFonts w:ascii="Times New Roman" w:hAnsi="Times New Roman" w:cs="Times New Roman"/>
                <w:iCs/>
                <w:lang w:val="es-PE"/>
              </w:rPr>
              <w:t xml:space="preserve"> académico</w:t>
            </w:r>
            <w:r w:rsidRPr="00441CD2">
              <w:rPr>
                <w:rFonts w:ascii="Times New Roman" w:hAnsi="Times New Roman" w:cs="Times New Roman"/>
                <w:iCs/>
                <w:lang w:val="es-PE"/>
              </w:rPr>
              <w:t>.</w:t>
            </w:r>
          </w:p>
          <w:p w14:paraId="32EBF1FF" w14:textId="26E13A4D" w:rsidR="00F941D3" w:rsidRPr="00441CD2" w:rsidRDefault="00F941D3" w:rsidP="00F941D3">
            <w:pPr>
              <w:pStyle w:val="TableParagraph"/>
              <w:numPr>
                <w:ilvl w:val="0"/>
                <w:numId w:val="19"/>
              </w:numPr>
              <w:tabs>
                <w:tab w:val="left" w:pos="430"/>
              </w:tabs>
              <w:ind w:left="430" w:hanging="283"/>
              <w:rPr>
                <w:rFonts w:ascii="Times New Roman" w:hAnsi="Times New Roman" w:cs="Times New Roman"/>
                <w:b/>
                <w:bCs/>
              </w:rPr>
            </w:pPr>
            <w:r w:rsidRPr="00441CD2">
              <w:rPr>
                <w:rFonts w:ascii="Times New Roman" w:hAnsi="Times New Roman" w:cs="Times New Roman"/>
                <w:iCs/>
                <w:lang w:val="es-PE"/>
              </w:rPr>
              <w:t>Evaluación de la unidad.</w:t>
            </w:r>
          </w:p>
        </w:tc>
        <w:tc>
          <w:tcPr>
            <w:tcW w:w="2551" w:type="dxa"/>
            <w:gridSpan w:val="2"/>
          </w:tcPr>
          <w:p w14:paraId="0839D109" w14:textId="74E9F0A5" w:rsidR="00F941D3" w:rsidRPr="00441CD2" w:rsidRDefault="00F941D3" w:rsidP="00F941D3">
            <w:pPr>
              <w:pStyle w:val="TableParagraph"/>
              <w:ind w:left="107"/>
              <w:rPr>
                <w:rFonts w:ascii="Times New Roman" w:hAnsi="Times New Roman" w:cs="Times New Roman"/>
                <w:iCs/>
              </w:rPr>
            </w:pPr>
            <w:r w:rsidRPr="00441CD2">
              <w:rPr>
                <w:rFonts w:ascii="Times New Roman" w:hAnsi="Times New Roman" w:cs="Times New Roman"/>
              </w:rPr>
              <w:t>Sustenta una idea de investigación pertinente, explicando su origen, importancia y posibilidad de estudio.</w:t>
            </w:r>
          </w:p>
        </w:tc>
        <w:tc>
          <w:tcPr>
            <w:tcW w:w="1932" w:type="dxa"/>
            <w:vMerge/>
            <w:tcBorders>
              <w:top w:val="nil"/>
            </w:tcBorders>
          </w:tcPr>
          <w:p w14:paraId="2D150297" w14:textId="77777777" w:rsidR="00F941D3" w:rsidRPr="00441CD2" w:rsidRDefault="00F941D3" w:rsidP="00F941D3">
            <w:pPr>
              <w:rPr>
                <w:rFonts w:ascii="Times New Roman" w:hAnsi="Times New Roman" w:cs="Times New Roman"/>
                <w:bCs/>
              </w:rPr>
            </w:pPr>
          </w:p>
        </w:tc>
      </w:tr>
    </w:tbl>
    <w:p w14:paraId="1F2445DE" w14:textId="77777777" w:rsidR="002A43D3" w:rsidRPr="00441CD2" w:rsidRDefault="002A43D3" w:rsidP="00584C4B">
      <w:pPr>
        <w:pStyle w:val="Textoindependiente"/>
        <w:rPr>
          <w:rFonts w:ascii="Times New Roman" w:hAnsi="Times New Roman" w:cs="Times New Roman"/>
          <w:b/>
          <w:sz w:val="22"/>
          <w:szCs w:val="22"/>
        </w:rPr>
        <w:sectPr w:rsidR="002A43D3" w:rsidRPr="00441CD2" w:rsidSect="005615FE">
          <w:pgSz w:w="12240" w:h="15840"/>
          <w:pgMar w:top="1531" w:right="1134" w:bottom="851" w:left="1134" w:header="1417" w:footer="720" w:gutter="0"/>
          <w:cols w:space="720"/>
          <w:docGrid w:linePitch="299"/>
        </w:sectPr>
      </w:pPr>
    </w:p>
    <w:tbl>
      <w:tblPr>
        <w:tblStyle w:val="TableNormal"/>
        <w:tblW w:w="9009"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7"/>
        <w:gridCol w:w="2694"/>
        <w:gridCol w:w="806"/>
        <w:gridCol w:w="2454"/>
        <w:gridCol w:w="1638"/>
      </w:tblGrid>
      <w:tr w:rsidR="003C3E17" w:rsidRPr="00441CD2" w14:paraId="1BC0A3C9" w14:textId="77777777" w:rsidTr="00920241">
        <w:trPr>
          <w:trHeight w:val="585"/>
        </w:trPr>
        <w:tc>
          <w:tcPr>
            <w:tcW w:w="9009" w:type="dxa"/>
            <w:gridSpan w:val="5"/>
            <w:shd w:val="clear" w:color="auto" w:fill="8FEAFF"/>
          </w:tcPr>
          <w:p w14:paraId="2FDF84C1" w14:textId="1EF0B741" w:rsidR="0067382D" w:rsidRPr="00441CD2" w:rsidRDefault="00762CE3" w:rsidP="0067382D">
            <w:pPr>
              <w:pStyle w:val="TableParagraph"/>
              <w:ind w:left="20"/>
              <w:rPr>
                <w:rFonts w:ascii="Times New Roman" w:hAnsi="Times New Roman" w:cs="Times New Roman"/>
                <w:b/>
                <w:spacing w:val="-5"/>
              </w:rPr>
            </w:pPr>
            <w:r w:rsidRPr="00441CD2">
              <w:rPr>
                <w:rFonts w:ascii="Times New Roman" w:hAnsi="Times New Roman" w:cs="Times New Roman"/>
                <w:b/>
              </w:rPr>
              <w:lastRenderedPageBreak/>
              <w:t>UNIDAD</w:t>
            </w:r>
            <w:r w:rsidRPr="00441CD2">
              <w:rPr>
                <w:rFonts w:ascii="Times New Roman" w:hAnsi="Times New Roman" w:cs="Times New Roman"/>
                <w:b/>
                <w:spacing w:val="-2"/>
              </w:rPr>
              <w:t xml:space="preserve"> </w:t>
            </w:r>
            <w:r w:rsidRPr="00441CD2">
              <w:rPr>
                <w:rFonts w:ascii="Times New Roman" w:hAnsi="Times New Roman" w:cs="Times New Roman"/>
                <w:b/>
              </w:rPr>
              <w:t>DE</w:t>
            </w:r>
            <w:r w:rsidRPr="00441CD2">
              <w:rPr>
                <w:rFonts w:ascii="Times New Roman" w:hAnsi="Times New Roman" w:cs="Times New Roman"/>
                <w:b/>
                <w:spacing w:val="-3"/>
              </w:rPr>
              <w:t xml:space="preserve"> </w:t>
            </w:r>
            <w:r w:rsidRPr="00441CD2">
              <w:rPr>
                <w:rFonts w:ascii="Times New Roman" w:hAnsi="Times New Roman" w:cs="Times New Roman"/>
                <w:b/>
              </w:rPr>
              <w:t>APRENDIZAJE</w:t>
            </w:r>
            <w:r w:rsidRPr="00441CD2">
              <w:rPr>
                <w:rFonts w:ascii="Times New Roman" w:hAnsi="Times New Roman" w:cs="Times New Roman"/>
                <w:b/>
                <w:spacing w:val="-3"/>
              </w:rPr>
              <w:t xml:space="preserve"> </w:t>
            </w:r>
            <w:r w:rsidRPr="00441CD2">
              <w:rPr>
                <w:rFonts w:ascii="Times New Roman" w:hAnsi="Times New Roman" w:cs="Times New Roman"/>
                <w:b/>
              </w:rPr>
              <w:t xml:space="preserve">N° </w:t>
            </w:r>
            <w:r w:rsidRPr="00441CD2">
              <w:rPr>
                <w:rFonts w:ascii="Times New Roman" w:hAnsi="Times New Roman" w:cs="Times New Roman"/>
                <w:b/>
                <w:spacing w:val="-5"/>
              </w:rPr>
              <w:t>II</w:t>
            </w:r>
          </w:p>
          <w:p w14:paraId="03BD99C4" w14:textId="13B2FC94" w:rsidR="002A43D3" w:rsidRPr="00441CD2" w:rsidRDefault="00057D9C" w:rsidP="0067382D">
            <w:pPr>
              <w:pStyle w:val="TableParagraph"/>
              <w:ind w:left="20"/>
              <w:rPr>
                <w:rFonts w:ascii="Times New Roman" w:hAnsi="Times New Roman" w:cs="Times New Roman"/>
                <w:iCs/>
              </w:rPr>
            </w:pPr>
            <w:r w:rsidRPr="00441CD2">
              <w:rPr>
                <w:rFonts w:ascii="Times New Roman" w:hAnsi="Times New Roman" w:cs="Times New Roman"/>
                <w:iCs/>
                <w:lang w:val="es-PE"/>
              </w:rPr>
              <w:t>EL PROBLEMA DE LA INVESTIGACIÓN:</w:t>
            </w:r>
            <w:r w:rsidR="0067382D" w:rsidRPr="00441CD2">
              <w:rPr>
                <w:rFonts w:ascii="Times New Roman" w:hAnsi="Times New Roman" w:cs="Times New Roman"/>
                <w:iCs/>
                <w:lang w:val="es-PE"/>
              </w:rPr>
              <w:t xml:space="preserve"> </w:t>
            </w:r>
            <w:r w:rsidRPr="00441CD2">
              <w:rPr>
                <w:rFonts w:ascii="Times New Roman" w:hAnsi="Times New Roman" w:cs="Times New Roman"/>
                <w:iCs/>
                <w:lang w:val="es-PE"/>
              </w:rPr>
              <w:t>PLANTEAMIENTO DEL PROBLEMA Y OBJETIVOS</w:t>
            </w:r>
          </w:p>
        </w:tc>
      </w:tr>
      <w:tr w:rsidR="003C3E17" w:rsidRPr="00441CD2" w14:paraId="14DA2775" w14:textId="77777777" w:rsidTr="00920241">
        <w:trPr>
          <w:trHeight w:val="437"/>
        </w:trPr>
        <w:tc>
          <w:tcPr>
            <w:tcW w:w="4917" w:type="dxa"/>
            <w:gridSpan w:val="3"/>
          </w:tcPr>
          <w:p w14:paraId="4858169C" w14:textId="23876B92" w:rsidR="002A43D3" w:rsidRPr="00441CD2" w:rsidRDefault="00762CE3" w:rsidP="00584C4B">
            <w:pPr>
              <w:pStyle w:val="TableParagraph"/>
              <w:ind w:left="107"/>
              <w:rPr>
                <w:rFonts w:ascii="Times New Roman" w:hAnsi="Times New Roman" w:cs="Times New Roman"/>
              </w:rPr>
            </w:pPr>
            <w:r w:rsidRPr="00441CD2">
              <w:rPr>
                <w:rFonts w:ascii="Times New Roman" w:hAnsi="Times New Roman" w:cs="Times New Roman"/>
              </w:rPr>
              <w:t>Inicio:</w:t>
            </w:r>
            <w:r w:rsidRPr="00441CD2">
              <w:rPr>
                <w:rFonts w:ascii="Times New Roman" w:hAnsi="Times New Roman" w:cs="Times New Roman"/>
                <w:spacing w:val="1"/>
              </w:rPr>
              <w:t xml:space="preserve"> </w:t>
            </w:r>
            <w:r w:rsidR="0001072F" w:rsidRPr="00441CD2">
              <w:rPr>
                <w:rFonts w:ascii="Times New Roman" w:hAnsi="Times New Roman" w:cs="Times New Roman"/>
                <w:spacing w:val="1"/>
              </w:rPr>
              <w:t>28</w:t>
            </w:r>
            <w:r w:rsidRPr="00441CD2">
              <w:rPr>
                <w:rFonts w:ascii="Times New Roman" w:hAnsi="Times New Roman" w:cs="Times New Roman"/>
                <w:spacing w:val="-2"/>
              </w:rPr>
              <w:t>/0</w:t>
            </w:r>
            <w:r w:rsidR="0001072F" w:rsidRPr="00441CD2">
              <w:rPr>
                <w:rFonts w:ascii="Times New Roman" w:hAnsi="Times New Roman" w:cs="Times New Roman"/>
                <w:spacing w:val="-2"/>
              </w:rPr>
              <w:t>9</w:t>
            </w:r>
            <w:r w:rsidRPr="00441CD2">
              <w:rPr>
                <w:rFonts w:ascii="Times New Roman" w:hAnsi="Times New Roman" w:cs="Times New Roman"/>
                <w:spacing w:val="-2"/>
              </w:rPr>
              <w:t>/</w:t>
            </w:r>
            <w:r w:rsidR="006E70B2" w:rsidRPr="00441CD2">
              <w:rPr>
                <w:rFonts w:ascii="Times New Roman" w:hAnsi="Times New Roman" w:cs="Times New Roman"/>
                <w:spacing w:val="-2"/>
              </w:rPr>
              <w:t>2026</w:t>
            </w:r>
          </w:p>
        </w:tc>
        <w:tc>
          <w:tcPr>
            <w:tcW w:w="4092" w:type="dxa"/>
            <w:gridSpan w:val="2"/>
          </w:tcPr>
          <w:p w14:paraId="7668282C" w14:textId="3C5199C5" w:rsidR="002A43D3" w:rsidRPr="00441CD2" w:rsidRDefault="00762CE3" w:rsidP="00584C4B">
            <w:pPr>
              <w:pStyle w:val="TableParagraph"/>
              <w:ind w:left="107"/>
              <w:rPr>
                <w:rFonts w:ascii="Times New Roman" w:hAnsi="Times New Roman" w:cs="Times New Roman"/>
              </w:rPr>
            </w:pPr>
            <w:r w:rsidRPr="00441CD2">
              <w:rPr>
                <w:rFonts w:ascii="Times New Roman" w:hAnsi="Times New Roman" w:cs="Times New Roman"/>
              </w:rPr>
              <w:t>Termino:</w:t>
            </w:r>
            <w:r w:rsidRPr="00441CD2">
              <w:rPr>
                <w:rFonts w:ascii="Times New Roman" w:hAnsi="Times New Roman" w:cs="Times New Roman"/>
                <w:spacing w:val="-2"/>
              </w:rPr>
              <w:t xml:space="preserve"> </w:t>
            </w:r>
            <w:r w:rsidR="0001072F" w:rsidRPr="00441CD2">
              <w:rPr>
                <w:rFonts w:ascii="Times New Roman" w:hAnsi="Times New Roman" w:cs="Times New Roman"/>
                <w:spacing w:val="-2"/>
              </w:rPr>
              <w:t>24/10</w:t>
            </w:r>
            <w:r w:rsidRPr="00441CD2">
              <w:rPr>
                <w:rFonts w:ascii="Times New Roman" w:hAnsi="Times New Roman" w:cs="Times New Roman"/>
                <w:spacing w:val="-2"/>
              </w:rPr>
              <w:t>/</w:t>
            </w:r>
            <w:r w:rsidR="006E70B2" w:rsidRPr="00441CD2">
              <w:rPr>
                <w:rFonts w:ascii="Times New Roman" w:hAnsi="Times New Roman" w:cs="Times New Roman"/>
                <w:spacing w:val="-2"/>
              </w:rPr>
              <w:t>2026</w:t>
            </w:r>
          </w:p>
        </w:tc>
      </w:tr>
      <w:tr w:rsidR="003C3E17" w:rsidRPr="00441CD2" w14:paraId="0A4D80C2" w14:textId="77777777" w:rsidTr="00852FAF">
        <w:trPr>
          <w:trHeight w:val="878"/>
        </w:trPr>
        <w:tc>
          <w:tcPr>
            <w:tcW w:w="9009" w:type="dxa"/>
            <w:gridSpan w:val="5"/>
            <w:shd w:val="clear" w:color="auto" w:fill="EEECE1" w:themeFill="background2"/>
            <w:vAlign w:val="center"/>
          </w:tcPr>
          <w:p w14:paraId="08EDEFEC" w14:textId="48DC7881" w:rsidR="00637723" w:rsidRPr="00441CD2" w:rsidRDefault="00852FAF" w:rsidP="00057D9C">
            <w:pPr>
              <w:widowControl/>
              <w:autoSpaceDE/>
              <w:autoSpaceDN/>
              <w:ind w:left="1418" w:hanging="1282"/>
              <w:rPr>
                <w:rFonts w:ascii="Times New Roman" w:eastAsia="Times New Roman" w:hAnsi="Times New Roman" w:cs="Times New Roman"/>
                <w:lang w:val="es-PE" w:eastAsia="es-PE"/>
              </w:rPr>
            </w:pPr>
            <w:r w:rsidRPr="00441CD2">
              <w:rPr>
                <w:rFonts w:ascii="Times New Roman" w:hAnsi="Times New Roman" w:cs="Times New Roman"/>
                <w:b/>
                <w:iCs/>
              </w:rPr>
              <w:t>LOGRO DE APRENDIZAJE</w:t>
            </w:r>
            <w:r w:rsidRPr="00441CD2">
              <w:rPr>
                <w:rFonts w:ascii="Times New Roman" w:hAnsi="Times New Roman" w:cs="Times New Roman"/>
                <w:iCs/>
              </w:rPr>
              <w:t>:</w:t>
            </w:r>
            <w:r w:rsidRPr="00441CD2">
              <w:rPr>
                <w:rFonts w:ascii="Times New Roman" w:hAnsi="Times New Roman" w:cs="Times New Roman"/>
              </w:rPr>
              <w:t xml:space="preserve"> Capacidad 2: </w:t>
            </w:r>
            <w:r w:rsidR="00057D9C" w:rsidRPr="00441CD2">
              <w:rPr>
                <w:rFonts w:ascii="Times New Roman" w:hAnsi="Times New Roman" w:cs="Times New Roman"/>
                <w:bCs/>
                <w:snapToGrid w:val="0"/>
                <w:lang w:val="es-PE"/>
              </w:rPr>
              <w:t>Identifica y comprende, el problema de investigación científica (Planteamiento del problema. Objetivos y Justificación); evalúa y aplica con eficiencia las estrategias respectivas para las condiciones de estudio; valorando la relevancia de estos conocimientos y estrategias para utilizar en su trabajo profesional.</w:t>
            </w:r>
          </w:p>
          <w:p w14:paraId="2F0FC035" w14:textId="2B19EBDB" w:rsidR="00852FAF" w:rsidRPr="00441CD2" w:rsidRDefault="00852FAF" w:rsidP="00852FAF">
            <w:pPr>
              <w:pStyle w:val="Textoindependiente"/>
              <w:tabs>
                <w:tab w:val="left" w:pos="950"/>
              </w:tabs>
              <w:spacing w:before="45"/>
              <w:ind w:left="85" w:right="253"/>
              <w:rPr>
                <w:rFonts w:ascii="Times New Roman" w:hAnsi="Times New Roman" w:cs="Times New Roman"/>
                <w:sz w:val="22"/>
                <w:szCs w:val="22"/>
              </w:rPr>
            </w:pPr>
          </w:p>
        </w:tc>
      </w:tr>
      <w:tr w:rsidR="003C3E17" w:rsidRPr="00441CD2" w14:paraId="145E6778" w14:textId="77777777" w:rsidTr="00852FAF">
        <w:trPr>
          <w:trHeight w:val="586"/>
        </w:trPr>
        <w:tc>
          <w:tcPr>
            <w:tcW w:w="9009" w:type="dxa"/>
            <w:gridSpan w:val="5"/>
            <w:shd w:val="clear" w:color="auto" w:fill="EEECE1" w:themeFill="background2"/>
            <w:vAlign w:val="center"/>
          </w:tcPr>
          <w:p w14:paraId="153E5C0F" w14:textId="430A572E" w:rsidR="00852FAF" w:rsidRPr="00441CD2" w:rsidRDefault="00852FAF" w:rsidP="00852FAF">
            <w:pPr>
              <w:pStyle w:val="TableParagraph"/>
              <w:ind w:left="107"/>
              <w:rPr>
                <w:rFonts w:ascii="Times New Roman" w:hAnsi="Times New Roman" w:cs="Times New Roman"/>
              </w:rPr>
            </w:pPr>
            <w:r w:rsidRPr="00441CD2">
              <w:rPr>
                <w:rFonts w:ascii="Times New Roman" w:hAnsi="Times New Roman" w:cs="Times New Roman"/>
              </w:rPr>
              <w:t xml:space="preserve">Producto de aprendizaje: - Actividad Grupal:   </w:t>
            </w:r>
            <w:r w:rsidR="005133C8" w:rsidRPr="00441CD2">
              <w:rPr>
                <w:rFonts w:ascii="Times New Roman" w:hAnsi="Times New Roman" w:cs="Times New Roman"/>
              </w:rPr>
              <w:t>Desarrollo de m</w:t>
            </w:r>
            <w:r w:rsidRPr="00441CD2">
              <w:rPr>
                <w:rFonts w:ascii="Times New Roman" w:hAnsi="Times New Roman" w:cs="Times New Roman"/>
                <w:iCs/>
              </w:rPr>
              <w:t>odelos de Programación lineal para fabricación o compra</w:t>
            </w:r>
          </w:p>
        </w:tc>
      </w:tr>
      <w:tr w:rsidR="003C3E17" w:rsidRPr="00441CD2" w14:paraId="7D741B27" w14:textId="77777777" w:rsidTr="00920241">
        <w:trPr>
          <w:trHeight w:val="586"/>
        </w:trPr>
        <w:tc>
          <w:tcPr>
            <w:tcW w:w="1417" w:type="dxa"/>
            <w:shd w:val="clear" w:color="auto" w:fill="8FEAFF"/>
          </w:tcPr>
          <w:p w14:paraId="04B42D08" w14:textId="77777777" w:rsidR="002A43D3" w:rsidRPr="00441CD2" w:rsidRDefault="00762CE3" w:rsidP="00584C4B">
            <w:pPr>
              <w:pStyle w:val="TableParagraph"/>
              <w:ind w:left="119"/>
              <w:rPr>
                <w:rFonts w:ascii="Times New Roman" w:hAnsi="Times New Roman" w:cs="Times New Roman"/>
              </w:rPr>
            </w:pPr>
            <w:r w:rsidRPr="00441CD2">
              <w:rPr>
                <w:rFonts w:ascii="Times New Roman" w:hAnsi="Times New Roman" w:cs="Times New Roman"/>
              </w:rPr>
              <w:t>No.</w:t>
            </w:r>
            <w:r w:rsidRPr="00441CD2">
              <w:rPr>
                <w:rFonts w:ascii="Times New Roman" w:hAnsi="Times New Roman" w:cs="Times New Roman"/>
                <w:spacing w:val="3"/>
              </w:rPr>
              <w:t xml:space="preserve"> </w:t>
            </w:r>
            <w:r w:rsidRPr="00441CD2">
              <w:rPr>
                <w:rFonts w:ascii="Times New Roman" w:hAnsi="Times New Roman" w:cs="Times New Roman"/>
                <w:spacing w:val="-2"/>
              </w:rPr>
              <w:t>Sesión</w:t>
            </w:r>
          </w:p>
          <w:p w14:paraId="0F30357F" w14:textId="77777777" w:rsidR="002A43D3" w:rsidRPr="00441CD2" w:rsidRDefault="00762CE3" w:rsidP="00584C4B">
            <w:pPr>
              <w:pStyle w:val="TableParagraph"/>
              <w:ind w:left="171"/>
              <w:rPr>
                <w:rFonts w:ascii="Times New Roman" w:hAnsi="Times New Roman" w:cs="Times New Roman"/>
              </w:rPr>
            </w:pPr>
            <w:r w:rsidRPr="00441CD2">
              <w:rPr>
                <w:rFonts w:ascii="Times New Roman" w:hAnsi="Times New Roman" w:cs="Times New Roman"/>
                <w:spacing w:val="-2"/>
              </w:rPr>
              <w:t>(Semana)</w:t>
            </w:r>
          </w:p>
        </w:tc>
        <w:tc>
          <w:tcPr>
            <w:tcW w:w="2694" w:type="dxa"/>
            <w:shd w:val="clear" w:color="auto" w:fill="8FEAFF"/>
          </w:tcPr>
          <w:p w14:paraId="4780F558" w14:textId="77777777" w:rsidR="002A43D3" w:rsidRPr="00441CD2" w:rsidRDefault="00762CE3" w:rsidP="00584C4B">
            <w:pPr>
              <w:pStyle w:val="TableParagraph"/>
              <w:spacing w:before="146"/>
              <w:ind w:left="511"/>
              <w:rPr>
                <w:rFonts w:ascii="Times New Roman" w:hAnsi="Times New Roman" w:cs="Times New Roman"/>
              </w:rPr>
            </w:pPr>
            <w:r w:rsidRPr="00441CD2">
              <w:rPr>
                <w:rFonts w:ascii="Times New Roman" w:hAnsi="Times New Roman" w:cs="Times New Roman"/>
                <w:spacing w:val="-2"/>
              </w:rPr>
              <w:t>Temario/Actividad</w:t>
            </w:r>
          </w:p>
        </w:tc>
        <w:tc>
          <w:tcPr>
            <w:tcW w:w="3260" w:type="dxa"/>
            <w:gridSpan w:val="2"/>
            <w:shd w:val="clear" w:color="auto" w:fill="8FEAFF"/>
          </w:tcPr>
          <w:p w14:paraId="39511141" w14:textId="77777777" w:rsidR="002A43D3" w:rsidRPr="00441CD2" w:rsidRDefault="00762CE3" w:rsidP="00584C4B">
            <w:pPr>
              <w:pStyle w:val="TableParagraph"/>
              <w:spacing w:before="146"/>
              <w:ind w:left="131"/>
              <w:rPr>
                <w:rFonts w:ascii="Times New Roman" w:hAnsi="Times New Roman" w:cs="Times New Roman"/>
              </w:rPr>
            </w:pPr>
            <w:r w:rsidRPr="00441CD2">
              <w:rPr>
                <w:rFonts w:ascii="Times New Roman" w:hAnsi="Times New Roman" w:cs="Times New Roman"/>
              </w:rPr>
              <w:t>Indicador(es)</w:t>
            </w:r>
            <w:r w:rsidRPr="00441CD2">
              <w:rPr>
                <w:rFonts w:ascii="Times New Roman" w:hAnsi="Times New Roman" w:cs="Times New Roman"/>
                <w:spacing w:val="-6"/>
              </w:rPr>
              <w:t xml:space="preserve"> </w:t>
            </w:r>
            <w:r w:rsidRPr="00441CD2">
              <w:rPr>
                <w:rFonts w:ascii="Times New Roman" w:hAnsi="Times New Roman" w:cs="Times New Roman"/>
              </w:rPr>
              <w:t>de</w:t>
            </w:r>
            <w:r w:rsidRPr="00441CD2">
              <w:rPr>
                <w:rFonts w:ascii="Times New Roman" w:hAnsi="Times New Roman" w:cs="Times New Roman"/>
                <w:spacing w:val="-2"/>
              </w:rPr>
              <w:t xml:space="preserve"> </w:t>
            </w:r>
            <w:r w:rsidRPr="00441CD2">
              <w:rPr>
                <w:rFonts w:ascii="Times New Roman" w:hAnsi="Times New Roman" w:cs="Times New Roman"/>
                <w:spacing w:val="-4"/>
              </w:rPr>
              <w:t>logro</w:t>
            </w:r>
          </w:p>
        </w:tc>
        <w:tc>
          <w:tcPr>
            <w:tcW w:w="1638" w:type="dxa"/>
            <w:shd w:val="clear" w:color="auto" w:fill="8FEAFF"/>
          </w:tcPr>
          <w:p w14:paraId="760FADBF" w14:textId="77777777" w:rsidR="002A43D3" w:rsidRPr="00441CD2" w:rsidRDefault="00762CE3" w:rsidP="00584C4B">
            <w:pPr>
              <w:pStyle w:val="TableParagraph"/>
              <w:ind w:left="9"/>
              <w:jc w:val="center"/>
              <w:rPr>
                <w:rFonts w:ascii="Times New Roman" w:hAnsi="Times New Roman" w:cs="Times New Roman"/>
              </w:rPr>
            </w:pPr>
            <w:r w:rsidRPr="00441CD2">
              <w:rPr>
                <w:rFonts w:ascii="Times New Roman" w:hAnsi="Times New Roman" w:cs="Times New Roman"/>
              </w:rPr>
              <w:t>Instrumento</w:t>
            </w:r>
            <w:r w:rsidRPr="00441CD2">
              <w:rPr>
                <w:rFonts w:ascii="Times New Roman" w:hAnsi="Times New Roman" w:cs="Times New Roman"/>
                <w:spacing w:val="-3"/>
              </w:rPr>
              <w:t xml:space="preserve"> </w:t>
            </w:r>
            <w:r w:rsidRPr="00441CD2">
              <w:rPr>
                <w:rFonts w:ascii="Times New Roman" w:hAnsi="Times New Roman" w:cs="Times New Roman"/>
                <w:spacing w:val="-5"/>
              </w:rPr>
              <w:t>de</w:t>
            </w:r>
          </w:p>
          <w:p w14:paraId="52896EFF" w14:textId="77777777" w:rsidR="002A43D3" w:rsidRPr="00441CD2" w:rsidRDefault="00762CE3" w:rsidP="00584C4B">
            <w:pPr>
              <w:pStyle w:val="TableParagraph"/>
              <w:ind w:left="9" w:right="8"/>
              <w:jc w:val="center"/>
              <w:rPr>
                <w:rFonts w:ascii="Times New Roman" w:hAnsi="Times New Roman" w:cs="Times New Roman"/>
              </w:rPr>
            </w:pPr>
            <w:r w:rsidRPr="00441CD2">
              <w:rPr>
                <w:rFonts w:ascii="Times New Roman" w:hAnsi="Times New Roman" w:cs="Times New Roman"/>
                <w:spacing w:val="-2"/>
              </w:rPr>
              <w:t>evaluación</w:t>
            </w:r>
          </w:p>
        </w:tc>
      </w:tr>
      <w:tr w:rsidR="003C3E17" w:rsidRPr="00441CD2" w14:paraId="4C0B8D3C" w14:textId="77777777" w:rsidTr="00920241">
        <w:trPr>
          <w:trHeight w:val="586"/>
        </w:trPr>
        <w:tc>
          <w:tcPr>
            <w:tcW w:w="1417" w:type="dxa"/>
          </w:tcPr>
          <w:p w14:paraId="6A42A44C" w14:textId="491AA5BC" w:rsidR="00387507" w:rsidRPr="00441CD2" w:rsidRDefault="00387507" w:rsidP="00387507">
            <w:pPr>
              <w:pStyle w:val="TableParagraph"/>
              <w:spacing w:before="70"/>
              <w:jc w:val="center"/>
              <w:rPr>
                <w:rFonts w:ascii="Times New Roman" w:hAnsi="Times New Roman" w:cs="Times New Roman"/>
              </w:rPr>
            </w:pPr>
            <w:r w:rsidRPr="00441CD2">
              <w:rPr>
                <w:rFonts w:ascii="Times New Roman" w:hAnsi="Times New Roman" w:cs="Times New Roman"/>
                <w:b/>
                <w:bCs/>
                <w:spacing w:val="-5"/>
                <w:lang w:val="es-PE"/>
              </w:rPr>
              <w:t>SESION 5</w:t>
            </w:r>
          </w:p>
        </w:tc>
        <w:tc>
          <w:tcPr>
            <w:tcW w:w="2694" w:type="dxa"/>
          </w:tcPr>
          <w:p w14:paraId="237CBE72" w14:textId="0683854E" w:rsidR="00387507" w:rsidRPr="00441CD2" w:rsidRDefault="00387507" w:rsidP="00387507">
            <w:pPr>
              <w:pStyle w:val="TableParagraph"/>
              <w:numPr>
                <w:ilvl w:val="0"/>
                <w:numId w:val="44"/>
              </w:numPr>
              <w:spacing w:before="2"/>
              <w:ind w:left="130" w:right="74" w:hanging="130"/>
              <w:rPr>
                <w:rFonts w:ascii="Times New Roman" w:hAnsi="Times New Roman" w:cs="Times New Roman"/>
              </w:rPr>
            </w:pPr>
            <w:r w:rsidRPr="00441CD2">
              <w:rPr>
                <w:rFonts w:ascii="Times New Roman" w:hAnsi="Times New Roman" w:cs="Times New Roman"/>
              </w:rPr>
              <w:t>Redacción de la descripción de la realidad problemática.</w:t>
            </w:r>
          </w:p>
          <w:p w14:paraId="0B5AE3B1" w14:textId="1366C2F6" w:rsidR="00387507" w:rsidRPr="00441CD2" w:rsidRDefault="00387507" w:rsidP="00387507">
            <w:pPr>
              <w:pStyle w:val="TableParagraph"/>
              <w:numPr>
                <w:ilvl w:val="0"/>
                <w:numId w:val="44"/>
              </w:numPr>
              <w:spacing w:before="2"/>
              <w:ind w:left="130" w:right="74" w:hanging="130"/>
              <w:rPr>
                <w:rFonts w:ascii="Times New Roman" w:hAnsi="Times New Roman" w:cs="Times New Roman"/>
              </w:rPr>
            </w:pPr>
            <w:r w:rsidRPr="00441CD2">
              <w:rPr>
                <w:rFonts w:ascii="Times New Roman" w:hAnsi="Times New Roman" w:cs="Times New Roman"/>
              </w:rPr>
              <w:t>Taller.</w:t>
            </w:r>
          </w:p>
        </w:tc>
        <w:tc>
          <w:tcPr>
            <w:tcW w:w="3260" w:type="dxa"/>
            <w:gridSpan w:val="2"/>
          </w:tcPr>
          <w:p w14:paraId="2C4C4E89" w14:textId="520CC93A" w:rsidR="00387507" w:rsidRPr="00441CD2" w:rsidRDefault="00387507" w:rsidP="00387507">
            <w:pPr>
              <w:pStyle w:val="TableParagraph"/>
              <w:ind w:left="107"/>
              <w:rPr>
                <w:rFonts w:ascii="Times New Roman" w:hAnsi="Times New Roman" w:cs="Times New Roman"/>
              </w:rPr>
            </w:pPr>
            <w:r w:rsidRPr="00441CD2">
              <w:rPr>
                <w:rFonts w:ascii="Times New Roman" w:hAnsi="Times New Roman" w:cs="Times New Roman"/>
              </w:rPr>
              <w:t>Redacta con claridad y coherencia la descripción de la realidad problemática del estudio.</w:t>
            </w:r>
          </w:p>
        </w:tc>
        <w:tc>
          <w:tcPr>
            <w:tcW w:w="1638" w:type="dxa"/>
            <w:vMerge w:val="restart"/>
          </w:tcPr>
          <w:p w14:paraId="0D411657" w14:textId="77777777" w:rsidR="00387507" w:rsidRPr="00441CD2" w:rsidRDefault="00387507" w:rsidP="00387507">
            <w:pPr>
              <w:pStyle w:val="TableParagraph"/>
              <w:tabs>
                <w:tab w:val="left" w:pos="0"/>
              </w:tabs>
              <w:ind w:left="273" w:right="69" w:hanging="273"/>
              <w:rPr>
                <w:rFonts w:ascii="Times New Roman" w:hAnsi="Times New Roman" w:cs="Times New Roman"/>
              </w:rPr>
            </w:pPr>
            <w:r w:rsidRPr="00441CD2">
              <w:rPr>
                <w:rFonts w:ascii="Times New Roman" w:hAnsi="Times New Roman" w:cs="Times New Roman"/>
              </w:rPr>
              <w:t>• Esquema de la realidad problemática</w:t>
            </w:r>
          </w:p>
          <w:p w14:paraId="00BF7581" w14:textId="0EFF6DFF" w:rsidR="00387507" w:rsidRPr="00441CD2" w:rsidRDefault="00387507" w:rsidP="00441CD2">
            <w:pPr>
              <w:pStyle w:val="TableParagraph"/>
              <w:tabs>
                <w:tab w:val="left" w:pos="0"/>
              </w:tabs>
              <w:ind w:left="273" w:right="13" w:hanging="273"/>
              <w:rPr>
                <w:rFonts w:ascii="Times New Roman" w:hAnsi="Times New Roman" w:cs="Times New Roman"/>
              </w:rPr>
            </w:pPr>
            <w:r w:rsidRPr="00441CD2">
              <w:rPr>
                <w:rFonts w:ascii="Times New Roman" w:hAnsi="Times New Roman" w:cs="Times New Roman"/>
              </w:rPr>
              <w:t>• Prueba de desarrollo – Unidad II</w:t>
            </w:r>
          </w:p>
        </w:tc>
      </w:tr>
      <w:tr w:rsidR="003C3E17" w:rsidRPr="00441CD2" w14:paraId="525315F7" w14:textId="77777777" w:rsidTr="00554A65">
        <w:trPr>
          <w:trHeight w:val="530"/>
        </w:trPr>
        <w:tc>
          <w:tcPr>
            <w:tcW w:w="1417" w:type="dxa"/>
          </w:tcPr>
          <w:p w14:paraId="207F2AF7" w14:textId="64788E16" w:rsidR="00387507" w:rsidRPr="00441CD2" w:rsidRDefault="00387507" w:rsidP="00387507">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6</w:t>
            </w:r>
          </w:p>
        </w:tc>
        <w:tc>
          <w:tcPr>
            <w:tcW w:w="2694" w:type="dxa"/>
          </w:tcPr>
          <w:p w14:paraId="704BA478" w14:textId="77777777" w:rsidR="00387507" w:rsidRPr="00441CD2" w:rsidRDefault="00387507" w:rsidP="00387507">
            <w:pPr>
              <w:pStyle w:val="TableParagraph"/>
              <w:ind w:left="272" w:right="74" w:hanging="284"/>
              <w:jc w:val="both"/>
              <w:rPr>
                <w:rFonts w:ascii="Times New Roman" w:hAnsi="Times New Roman" w:cs="Times New Roman"/>
              </w:rPr>
            </w:pPr>
            <w:r w:rsidRPr="00441CD2">
              <w:rPr>
                <w:rFonts w:ascii="Times New Roman" w:hAnsi="Times New Roman" w:cs="Times New Roman"/>
              </w:rPr>
              <w:t>• Revisión de bibliografía.</w:t>
            </w:r>
          </w:p>
          <w:p w14:paraId="20F192A5" w14:textId="4248E5E1" w:rsidR="00387507" w:rsidRPr="00441CD2" w:rsidRDefault="00387507" w:rsidP="00387507">
            <w:pPr>
              <w:pStyle w:val="TableParagraph"/>
              <w:ind w:left="272" w:right="74" w:hanging="284"/>
              <w:jc w:val="both"/>
              <w:rPr>
                <w:rFonts w:ascii="Times New Roman" w:hAnsi="Times New Roman" w:cs="Times New Roman"/>
              </w:rPr>
            </w:pPr>
            <w:r w:rsidRPr="00441CD2">
              <w:rPr>
                <w:rFonts w:ascii="Times New Roman" w:hAnsi="Times New Roman" w:cs="Times New Roman"/>
              </w:rPr>
              <w:t>•</w:t>
            </w:r>
            <w:r w:rsidR="0067382D" w:rsidRPr="00441CD2">
              <w:rPr>
                <w:rFonts w:ascii="Times New Roman" w:hAnsi="Times New Roman" w:cs="Times New Roman"/>
              </w:rPr>
              <w:t xml:space="preserve"> </w:t>
            </w:r>
            <w:r w:rsidRPr="00441CD2">
              <w:rPr>
                <w:rFonts w:ascii="Times New Roman" w:hAnsi="Times New Roman" w:cs="Times New Roman"/>
              </w:rPr>
              <w:t>Fuentes primarias y secundarias.</w:t>
            </w:r>
          </w:p>
          <w:p w14:paraId="6E9391F0" w14:textId="77777777" w:rsidR="00387507" w:rsidRPr="00441CD2" w:rsidRDefault="00387507" w:rsidP="00387507">
            <w:pPr>
              <w:pStyle w:val="TableParagraph"/>
              <w:ind w:left="272" w:right="74" w:hanging="284"/>
              <w:jc w:val="both"/>
              <w:rPr>
                <w:rFonts w:ascii="Times New Roman" w:hAnsi="Times New Roman" w:cs="Times New Roman"/>
              </w:rPr>
            </w:pPr>
            <w:r w:rsidRPr="00441CD2">
              <w:rPr>
                <w:rFonts w:ascii="Times New Roman" w:hAnsi="Times New Roman" w:cs="Times New Roman"/>
              </w:rPr>
              <w:t>• Técnicas de búsqueda de información.</w:t>
            </w:r>
          </w:p>
          <w:p w14:paraId="499FF935" w14:textId="2E52A7C3" w:rsidR="00387507" w:rsidRPr="00441CD2" w:rsidRDefault="00387507" w:rsidP="00387507">
            <w:pPr>
              <w:pStyle w:val="TableParagraph"/>
              <w:tabs>
                <w:tab w:val="left" w:pos="431"/>
              </w:tabs>
              <w:ind w:left="272" w:right="355" w:hanging="284"/>
              <w:jc w:val="both"/>
              <w:rPr>
                <w:rFonts w:ascii="Times New Roman" w:hAnsi="Times New Roman" w:cs="Times New Roman"/>
              </w:rPr>
            </w:pPr>
            <w:r w:rsidRPr="00441CD2">
              <w:rPr>
                <w:rFonts w:ascii="Times New Roman" w:hAnsi="Times New Roman" w:cs="Times New Roman"/>
              </w:rPr>
              <w:t>• Taller.</w:t>
            </w:r>
          </w:p>
        </w:tc>
        <w:tc>
          <w:tcPr>
            <w:tcW w:w="3260" w:type="dxa"/>
            <w:gridSpan w:val="2"/>
          </w:tcPr>
          <w:p w14:paraId="36F6587D" w14:textId="7B68C739" w:rsidR="00387507" w:rsidRPr="00441CD2" w:rsidRDefault="00387507" w:rsidP="00387507">
            <w:pPr>
              <w:pStyle w:val="TableParagraph"/>
              <w:ind w:left="107"/>
              <w:rPr>
                <w:rFonts w:ascii="Times New Roman" w:hAnsi="Times New Roman" w:cs="Times New Roman"/>
              </w:rPr>
            </w:pPr>
            <w:r w:rsidRPr="00441CD2">
              <w:rPr>
                <w:rFonts w:ascii="Times New Roman" w:hAnsi="Times New Roman" w:cs="Times New Roman"/>
              </w:rPr>
              <w:t>Identifica y selecciona fuentes primarias y secundarias confiables para sustentar el problema de investigación.</w:t>
            </w:r>
          </w:p>
        </w:tc>
        <w:tc>
          <w:tcPr>
            <w:tcW w:w="1638" w:type="dxa"/>
            <w:vMerge/>
            <w:tcBorders>
              <w:top w:val="nil"/>
            </w:tcBorders>
          </w:tcPr>
          <w:p w14:paraId="23AD81A3" w14:textId="77777777" w:rsidR="00387507" w:rsidRPr="00441CD2" w:rsidRDefault="00387507" w:rsidP="00387507">
            <w:pPr>
              <w:rPr>
                <w:rFonts w:ascii="Times New Roman" w:hAnsi="Times New Roman" w:cs="Times New Roman"/>
              </w:rPr>
            </w:pPr>
          </w:p>
        </w:tc>
      </w:tr>
      <w:tr w:rsidR="003C3E17" w:rsidRPr="00441CD2" w14:paraId="1DCF1623" w14:textId="77777777" w:rsidTr="00554A65">
        <w:trPr>
          <w:trHeight w:val="835"/>
        </w:trPr>
        <w:tc>
          <w:tcPr>
            <w:tcW w:w="1417" w:type="dxa"/>
          </w:tcPr>
          <w:p w14:paraId="587E9712" w14:textId="77777777" w:rsidR="00387507" w:rsidRPr="00441CD2" w:rsidRDefault="00387507" w:rsidP="00387507">
            <w:pPr>
              <w:pStyle w:val="TableParagraph"/>
              <w:rPr>
                <w:rFonts w:ascii="Times New Roman" w:hAnsi="Times New Roman" w:cs="Times New Roman"/>
                <w:b/>
              </w:rPr>
            </w:pPr>
          </w:p>
          <w:p w14:paraId="5976F9C1" w14:textId="7DF66618" w:rsidR="00387507" w:rsidRPr="00441CD2" w:rsidRDefault="00387507" w:rsidP="00387507">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7</w:t>
            </w:r>
          </w:p>
        </w:tc>
        <w:tc>
          <w:tcPr>
            <w:tcW w:w="2694" w:type="dxa"/>
          </w:tcPr>
          <w:p w14:paraId="35121078" w14:textId="77777777" w:rsidR="00387507" w:rsidRPr="00441CD2" w:rsidRDefault="00387507" w:rsidP="00387507">
            <w:pPr>
              <w:pStyle w:val="TableParagraph"/>
              <w:ind w:left="179" w:right="74" w:hanging="179"/>
              <w:rPr>
                <w:rFonts w:ascii="Times New Roman" w:hAnsi="Times New Roman" w:cs="Times New Roman"/>
              </w:rPr>
            </w:pPr>
            <w:r w:rsidRPr="00441CD2">
              <w:rPr>
                <w:rFonts w:ascii="Times New Roman" w:hAnsi="Times New Roman" w:cs="Times New Roman"/>
              </w:rPr>
              <w:t>• Planteamiento del problema general y específicos.</w:t>
            </w:r>
          </w:p>
          <w:p w14:paraId="07397B8F" w14:textId="110EAAAE" w:rsidR="00387507" w:rsidRPr="00441CD2" w:rsidRDefault="00387507" w:rsidP="00387507">
            <w:pPr>
              <w:pStyle w:val="TableParagraph"/>
              <w:tabs>
                <w:tab w:val="left" w:pos="430"/>
              </w:tabs>
              <w:rPr>
                <w:rFonts w:ascii="Times New Roman" w:hAnsi="Times New Roman" w:cs="Times New Roman"/>
              </w:rPr>
            </w:pPr>
            <w:r w:rsidRPr="00441CD2">
              <w:rPr>
                <w:rFonts w:ascii="Times New Roman" w:hAnsi="Times New Roman" w:cs="Times New Roman"/>
              </w:rPr>
              <w:t>• Taller.</w:t>
            </w:r>
          </w:p>
        </w:tc>
        <w:tc>
          <w:tcPr>
            <w:tcW w:w="3260" w:type="dxa"/>
            <w:gridSpan w:val="2"/>
          </w:tcPr>
          <w:p w14:paraId="685F7702" w14:textId="5BE23215" w:rsidR="00387507" w:rsidRPr="00441CD2" w:rsidRDefault="00387507" w:rsidP="00387507">
            <w:pPr>
              <w:pStyle w:val="TableParagraph"/>
              <w:ind w:left="107"/>
              <w:rPr>
                <w:rFonts w:ascii="Times New Roman" w:hAnsi="Times New Roman" w:cs="Times New Roman"/>
              </w:rPr>
            </w:pPr>
            <w:r w:rsidRPr="00441CD2">
              <w:rPr>
                <w:rFonts w:ascii="Times New Roman" w:hAnsi="Times New Roman" w:cs="Times New Roman"/>
              </w:rPr>
              <w:t>Formula el problema general y los problemas específicos de manera lógica, precisa y delimitada.</w:t>
            </w:r>
          </w:p>
        </w:tc>
        <w:tc>
          <w:tcPr>
            <w:tcW w:w="1638" w:type="dxa"/>
            <w:vMerge/>
            <w:tcBorders>
              <w:top w:val="nil"/>
            </w:tcBorders>
          </w:tcPr>
          <w:p w14:paraId="31657F3D" w14:textId="77777777" w:rsidR="00387507" w:rsidRPr="00441CD2" w:rsidRDefault="00387507" w:rsidP="00387507">
            <w:pPr>
              <w:rPr>
                <w:rFonts w:ascii="Times New Roman" w:hAnsi="Times New Roman" w:cs="Times New Roman"/>
              </w:rPr>
            </w:pPr>
          </w:p>
        </w:tc>
      </w:tr>
      <w:tr w:rsidR="00387507" w:rsidRPr="00441CD2" w14:paraId="7E6D9C91" w14:textId="77777777" w:rsidTr="00554A65">
        <w:trPr>
          <w:trHeight w:val="381"/>
        </w:trPr>
        <w:tc>
          <w:tcPr>
            <w:tcW w:w="1417" w:type="dxa"/>
          </w:tcPr>
          <w:p w14:paraId="2C91016D" w14:textId="4F2CCD42" w:rsidR="00387507" w:rsidRPr="00441CD2" w:rsidRDefault="00387507" w:rsidP="00387507">
            <w:pPr>
              <w:pStyle w:val="TableParagraph"/>
              <w:spacing w:before="146"/>
              <w:jc w:val="center"/>
              <w:rPr>
                <w:rFonts w:ascii="Times New Roman" w:hAnsi="Times New Roman" w:cs="Times New Roman"/>
              </w:rPr>
            </w:pPr>
            <w:r w:rsidRPr="00441CD2">
              <w:rPr>
                <w:rFonts w:ascii="Times New Roman" w:hAnsi="Times New Roman" w:cs="Times New Roman"/>
                <w:b/>
                <w:bCs/>
                <w:spacing w:val="-5"/>
                <w:lang w:val="es-PE"/>
              </w:rPr>
              <w:t>SESION 8</w:t>
            </w:r>
          </w:p>
        </w:tc>
        <w:tc>
          <w:tcPr>
            <w:tcW w:w="2694" w:type="dxa"/>
          </w:tcPr>
          <w:p w14:paraId="4A89585F" w14:textId="605366A3" w:rsidR="00387507" w:rsidRPr="00441CD2" w:rsidRDefault="00387507" w:rsidP="00387507">
            <w:pPr>
              <w:pStyle w:val="TableParagraph"/>
              <w:numPr>
                <w:ilvl w:val="0"/>
                <w:numId w:val="45"/>
              </w:numPr>
              <w:spacing w:line="274" w:lineRule="exact"/>
              <w:ind w:left="130" w:hanging="130"/>
              <w:rPr>
                <w:rFonts w:ascii="Times New Roman" w:hAnsi="Times New Roman" w:cs="Times New Roman"/>
              </w:rPr>
            </w:pPr>
            <w:r w:rsidRPr="00441CD2">
              <w:rPr>
                <w:rFonts w:ascii="Times New Roman" w:hAnsi="Times New Roman" w:cs="Times New Roman"/>
              </w:rPr>
              <w:t>Plantea</w:t>
            </w:r>
            <w:r w:rsidR="0067382D" w:rsidRPr="00441CD2">
              <w:rPr>
                <w:rFonts w:ascii="Times New Roman" w:hAnsi="Times New Roman" w:cs="Times New Roman"/>
              </w:rPr>
              <w:t>miento del</w:t>
            </w:r>
            <w:r w:rsidRPr="00441CD2">
              <w:rPr>
                <w:rFonts w:ascii="Times New Roman" w:hAnsi="Times New Roman" w:cs="Times New Roman"/>
              </w:rPr>
              <w:t xml:space="preserve"> objetivo general y</w:t>
            </w:r>
          </w:p>
          <w:p w14:paraId="12101D0A" w14:textId="77777777" w:rsidR="00387507" w:rsidRPr="00441CD2" w:rsidRDefault="00387507" w:rsidP="00387507">
            <w:pPr>
              <w:pStyle w:val="TableParagraph"/>
              <w:spacing w:line="274" w:lineRule="exact"/>
              <w:ind w:left="179"/>
              <w:rPr>
                <w:rFonts w:ascii="Times New Roman" w:hAnsi="Times New Roman" w:cs="Times New Roman"/>
              </w:rPr>
            </w:pPr>
            <w:r w:rsidRPr="00441CD2">
              <w:rPr>
                <w:rFonts w:ascii="Times New Roman" w:hAnsi="Times New Roman" w:cs="Times New Roman"/>
              </w:rPr>
              <w:t>específicos.</w:t>
            </w:r>
          </w:p>
          <w:p w14:paraId="51F07BBA" w14:textId="45C5824B" w:rsidR="00387507" w:rsidRPr="00441CD2" w:rsidRDefault="00387507" w:rsidP="00387507">
            <w:pPr>
              <w:pStyle w:val="TableParagraph"/>
              <w:numPr>
                <w:ilvl w:val="0"/>
                <w:numId w:val="45"/>
              </w:numPr>
              <w:spacing w:line="274" w:lineRule="exact"/>
              <w:ind w:left="130" w:hanging="142"/>
              <w:rPr>
                <w:rFonts w:ascii="Times New Roman" w:hAnsi="Times New Roman" w:cs="Times New Roman"/>
              </w:rPr>
            </w:pPr>
            <w:r w:rsidRPr="00441CD2">
              <w:rPr>
                <w:rFonts w:ascii="Times New Roman" w:hAnsi="Times New Roman" w:cs="Times New Roman"/>
              </w:rPr>
              <w:t>Evaluación de la unidad.</w:t>
            </w:r>
          </w:p>
        </w:tc>
        <w:tc>
          <w:tcPr>
            <w:tcW w:w="3260" w:type="dxa"/>
            <w:gridSpan w:val="2"/>
          </w:tcPr>
          <w:p w14:paraId="11C77334" w14:textId="435C9A78" w:rsidR="00387507" w:rsidRPr="00441CD2" w:rsidRDefault="00387507" w:rsidP="00387507">
            <w:pPr>
              <w:pStyle w:val="TableParagraph"/>
              <w:ind w:left="107"/>
              <w:rPr>
                <w:rFonts w:ascii="Times New Roman" w:hAnsi="Times New Roman" w:cs="Times New Roman"/>
              </w:rPr>
            </w:pPr>
            <w:r w:rsidRPr="00441CD2">
              <w:rPr>
                <w:rFonts w:ascii="Times New Roman" w:hAnsi="Times New Roman" w:cs="Times New Roman"/>
              </w:rPr>
              <w:t>Formula objetivos de investigación coherentes con el problema planteado y sustenta su relación metodológica.</w:t>
            </w:r>
          </w:p>
        </w:tc>
        <w:tc>
          <w:tcPr>
            <w:tcW w:w="1638" w:type="dxa"/>
            <w:vMerge/>
            <w:tcBorders>
              <w:top w:val="nil"/>
            </w:tcBorders>
          </w:tcPr>
          <w:p w14:paraId="2B9B4332" w14:textId="77777777" w:rsidR="00387507" w:rsidRPr="00441CD2" w:rsidRDefault="00387507" w:rsidP="00387507">
            <w:pPr>
              <w:rPr>
                <w:rFonts w:ascii="Times New Roman" w:hAnsi="Times New Roman" w:cs="Times New Roman"/>
              </w:rPr>
            </w:pPr>
          </w:p>
        </w:tc>
      </w:tr>
    </w:tbl>
    <w:p w14:paraId="4E1C6AD9" w14:textId="77777777" w:rsidR="002A43D3" w:rsidRPr="00441CD2" w:rsidRDefault="002A43D3" w:rsidP="00584C4B">
      <w:pPr>
        <w:pStyle w:val="Textoindependiente"/>
        <w:rPr>
          <w:rFonts w:ascii="Times New Roman" w:hAnsi="Times New Roman" w:cs="Times New Roman"/>
          <w:b/>
          <w:sz w:val="22"/>
          <w:szCs w:val="22"/>
        </w:rPr>
      </w:pPr>
    </w:p>
    <w:p w14:paraId="5DD1C593" w14:textId="77777777" w:rsidR="00A037BB" w:rsidRPr="00441CD2" w:rsidRDefault="00A037BB" w:rsidP="00584C4B">
      <w:pPr>
        <w:pStyle w:val="Textoindependiente"/>
        <w:rPr>
          <w:rFonts w:ascii="Times New Roman" w:hAnsi="Times New Roman" w:cs="Times New Roman"/>
          <w:b/>
          <w:sz w:val="22"/>
          <w:szCs w:val="22"/>
        </w:rPr>
      </w:pPr>
    </w:p>
    <w:p w14:paraId="2888B7F9" w14:textId="77777777" w:rsidR="00A037BB" w:rsidRPr="00441CD2" w:rsidRDefault="00A037BB" w:rsidP="00584C4B">
      <w:pPr>
        <w:pStyle w:val="Textoindependiente"/>
        <w:rPr>
          <w:rFonts w:ascii="Times New Roman" w:hAnsi="Times New Roman" w:cs="Times New Roman"/>
          <w:b/>
          <w:sz w:val="22"/>
          <w:szCs w:val="22"/>
        </w:rPr>
      </w:pPr>
    </w:p>
    <w:p w14:paraId="353D5D1E" w14:textId="77777777" w:rsidR="00A037BB" w:rsidRPr="00441CD2" w:rsidRDefault="00A037BB" w:rsidP="00584C4B">
      <w:pPr>
        <w:pStyle w:val="Textoindependiente"/>
        <w:rPr>
          <w:rFonts w:ascii="Times New Roman" w:hAnsi="Times New Roman" w:cs="Times New Roman"/>
          <w:b/>
          <w:sz w:val="22"/>
          <w:szCs w:val="22"/>
        </w:rPr>
      </w:pPr>
    </w:p>
    <w:p w14:paraId="7EB1001C" w14:textId="77777777" w:rsidR="00A037BB" w:rsidRPr="00441CD2" w:rsidRDefault="00A037BB" w:rsidP="00584C4B">
      <w:pPr>
        <w:pStyle w:val="Textoindependiente"/>
        <w:rPr>
          <w:rFonts w:ascii="Times New Roman" w:hAnsi="Times New Roman" w:cs="Times New Roman"/>
          <w:b/>
          <w:sz w:val="22"/>
          <w:szCs w:val="22"/>
        </w:rPr>
      </w:pPr>
    </w:p>
    <w:p w14:paraId="212FFC1C" w14:textId="77777777" w:rsidR="00A037BB" w:rsidRPr="00441CD2" w:rsidRDefault="00A037BB" w:rsidP="00584C4B">
      <w:pPr>
        <w:pStyle w:val="Textoindependiente"/>
        <w:rPr>
          <w:rFonts w:ascii="Times New Roman" w:hAnsi="Times New Roman" w:cs="Times New Roman"/>
          <w:b/>
          <w:sz w:val="22"/>
          <w:szCs w:val="22"/>
        </w:rPr>
      </w:pPr>
    </w:p>
    <w:p w14:paraId="75CE3322" w14:textId="77777777" w:rsidR="00A037BB" w:rsidRPr="00441CD2" w:rsidRDefault="00A037BB" w:rsidP="00584C4B">
      <w:pPr>
        <w:pStyle w:val="Textoindependiente"/>
        <w:rPr>
          <w:rFonts w:ascii="Times New Roman" w:hAnsi="Times New Roman" w:cs="Times New Roman"/>
          <w:b/>
          <w:sz w:val="22"/>
          <w:szCs w:val="22"/>
        </w:rPr>
      </w:pPr>
    </w:p>
    <w:p w14:paraId="655C5894" w14:textId="77777777" w:rsidR="00A037BB" w:rsidRPr="00441CD2" w:rsidRDefault="00A037BB" w:rsidP="00584C4B">
      <w:pPr>
        <w:pStyle w:val="Textoindependiente"/>
        <w:rPr>
          <w:rFonts w:ascii="Times New Roman" w:hAnsi="Times New Roman" w:cs="Times New Roman"/>
          <w:b/>
          <w:sz w:val="22"/>
          <w:szCs w:val="22"/>
        </w:rPr>
      </w:pPr>
    </w:p>
    <w:p w14:paraId="1754C3F9" w14:textId="77777777" w:rsidR="00A037BB" w:rsidRPr="00441CD2" w:rsidRDefault="00A037BB" w:rsidP="00584C4B">
      <w:pPr>
        <w:pStyle w:val="Textoindependiente"/>
        <w:rPr>
          <w:rFonts w:ascii="Times New Roman" w:hAnsi="Times New Roman" w:cs="Times New Roman"/>
          <w:b/>
          <w:sz w:val="22"/>
          <w:szCs w:val="22"/>
        </w:rPr>
      </w:pPr>
    </w:p>
    <w:p w14:paraId="4E31B363" w14:textId="77777777" w:rsidR="00A037BB" w:rsidRPr="00441CD2" w:rsidRDefault="00A037BB" w:rsidP="00584C4B">
      <w:pPr>
        <w:pStyle w:val="Textoindependiente"/>
        <w:rPr>
          <w:rFonts w:ascii="Times New Roman" w:hAnsi="Times New Roman" w:cs="Times New Roman"/>
          <w:b/>
          <w:sz w:val="22"/>
          <w:szCs w:val="22"/>
        </w:rPr>
      </w:pPr>
    </w:p>
    <w:p w14:paraId="362F6E2D" w14:textId="77777777" w:rsidR="00A037BB" w:rsidRPr="00441CD2" w:rsidRDefault="00A037BB" w:rsidP="00584C4B">
      <w:pPr>
        <w:pStyle w:val="Textoindependiente"/>
        <w:rPr>
          <w:rFonts w:ascii="Times New Roman" w:hAnsi="Times New Roman" w:cs="Times New Roman"/>
          <w:b/>
          <w:sz w:val="22"/>
          <w:szCs w:val="22"/>
        </w:rPr>
      </w:pPr>
    </w:p>
    <w:p w14:paraId="7BF91050" w14:textId="77777777" w:rsidR="00A037BB" w:rsidRPr="00441CD2" w:rsidRDefault="00A037BB" w:rsidP="00584C4B">
      <w:pPr>
        <w:pStyle w:val="Textoindependiente"/>
        <w:rPr>
          <w:rFonts w:ascii="Times New Roman" w:hAnsi="Times New Roman" w:cs="Times New Roman"/>
          <w:b/>
          <w:sz w:val="22"/>
          <w:szCs w:val="22"/>
        </w:rPr>
      </w:pPr>
    </w:p>
    <w:p w14:paraId="4E44D066" w14:textId="77777777" w:rsidR="00A037BB" w:rsidRPr="00441CD2" w:rsidRDefault="00A037BB" w:rsidP="00584C4B">
      <w:pPr>
        <w:pStyle w:val="Textoindependiente"/>
        <w:rPr>
          <w:rFonts w:ascii="Times New Roman" w:hAnsi="Times New Roman" w:cs="Times New Roman"/>
          <w:b/>
          <w:sz w:val="22"/>
          <w:szCs w:val="22"/>
        </w:rPr>
      </w:pPr>
    </w:p>
    <w:p w14:paraId="165506F9" w14:textId="77777777" w:rsidR="00A037BB" w:rsidRPr="00441CD2" w:rsidRDefault="00A037BB" w:rsidP="00584C4B">
      <w:pPr>
        <w:pStyle w:val="Textoindependiente"/>
        <w:rPr>
          <w:rFonts w:ascii="Times New Roman" w:hAnsi="Times New Roman" w:cs="Times New Roman"/>
          <w:b/>
          <w:sz w:val="22"/>
          <w:szCs w:val="22"/>
        </w:rPr>
      </w:pPr>
    </w:p>
    <w:p w14:paraId="33F16D7C" w14:textId="77777777" w:rsidR="00A037BB" w:rsidRPr="00441CD2" w:rsidRDefault="00A037BB" w:rsidP="00584C4B">
      <w:pPr>
        <w:pStyle w:val="Textoindependiente"/>
        <w:rPr>
          <w:rFonts w:ascii="Times New Roman" w:hAnsi="Times New Roman" w:cs="Times New Roman"/>
          <w:b/>
          <w:sz w:val="22"/>
          <w:szCs w:val="22"/>
        </w:rPr>
      </w:pPr>
    </w:p>
    <w:p w14:paraId="77715298" w14:textId="77777777" w:rsidR="00A037BB" w:rsidRPr="00441CD2" w:rsidRDefault="00A037BB" w:rsidP="00584C4B">
      <w:pPr>
        <w:pStyle w:val="Textoindependiente"/>
        <w:rPr>
          <w:rFonts w:ascii="Times New Roman" w:hAnsi="Times New Roman" w:cs="Times New Roman"/>
          <w:b/>
          <w:sz w:val="22"/>
          <w:szCs w:val="22"/>
        </w:rPr>
      </w:pPr>
    </w:p>
    <w:p w14:paraId="633B6FCF" w14:textId="77777777" w:rsidR="00A037BB" w:rsidRPr="00441CD2" w:rsidRDefault="00A037BB" w:rsidP="00584C4B">
      <w:pPr>
        <w:pStyle w:val="Textoindependiente"/>
        <w:rPr>
          <w:rFonts w:ascii="Times New Roman" w:hAnsi="Times New Roman" w:cs="Times New Roman"/>
          <w:b/>
          <w:sz w:val="22"/>
          <w:szCs w:val="22"/>
        </w:rPr>
      </w:pPr>
    </w:p>
    <w:p w14:paraId="1AF18192" w14:textId="77777777" w:rsidR="00A037BB" w:rsidRPr="00441CD2" w:rsidRDefault="00A037BB" w:rsidP="00584C4B">
      <w:pPr>
        <w:pStyle w:val="Textoindependiente"/>
        <w:rPr>
          <w:rFonts w:ascii="Times New Roman" w:hAnsi="Times New Roman" w:cs="Times New Roman"/>
          <w:b/>
          <w:sz w:val="22"/>
          <w:szCs w:val="22"/>
        </w:rPr>
      </w:pPr>
    </w:p>
    <w:tbl>
      <w:tblPr>
        <w:tblStyle w:val="TableNormal"/>
        <w:tblW w:w="921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
        <w:gridCol w:w="1417"/>
        <w:gridCol w:w="2835"/>
        <w:gridCol w:w="665"/>
        <w:gridCol w:w="2454"/>
        <w:gridCol w:w="1833"/>
      </w:tblGrid>
      <w:tr w:rsidR="003C3E17" w:rsidRPr="00441CD2" w14:paraId="0D58778A" w14:textId="77777777" w:rsidTr="00AC0D43">
        <w:trPr>
          <w:gridBefore w:val="1"/>
          <w:wBefore w:w="10" w:type="dxa"/>
          <w:trHeight w:val="585"/>
        </w:trPr>
        <w:tc>
          <w:tcPr>
            <w:tcW w:w="9204" w:type="dxa"/>
            <w:gridSpan w:val="5"/>
            <w:shd w:val="clear" w:color="auto" w:fill="8FEAFF"/>
          </w:tcPr>
          <w:p w14:paraId="2F9D9603" w14:textId="77777777" w:rsidR="002A43D3" w:rsidRPr="00441CD2" w:rsidRDefault="00762CE3" w:rsidP="0067382D">
            <w:pPr>
              <w:pStyle w:val="TableParagraph"/>
              <w:ind w:left="24"/>
              <w:rPr>
                <w:rFonts w:ascii="Times New Roman" w:hAnsi="Times New Roman" w:cs="Times New Roman"/>
                <w:b/>
              </w:rPr>
            </w:pPr>
            <w:r w:rsidRPr="00441CD2">
              <w:rPr>
                <w:rFonts w:ascii="Times New Roman" w:hAnsi="Times New Roman" w:cs="Times New Roman"/>
                <w:b/>
              </w:rPr>
              <w:lastRenderedPageBreak/>
              <w:t>UNIDAD</w:t>
            </w:r>
            <w:r w:rsidRPr="00441CD2">
              <w:rPr>
                <w:rFonts w:ascii="Times New Roman" w:hAnsi="Times New Roman" w:cs="Times New Roman"/>
                <w:b/>
                <w:spacing w:val="-2"/>
              </w:rPr>
              <w:t xml:space="preserve"> </w:t>
            </w:r>
            <w:r w:rsidRPr="00441CD2">
              <w:rPr>
                <w:rFonts w:ascii="Times New Roman" w:hAnsi="Times New Roman" w:cs="Times New Roman"/>
                <w:b/>
              </w:rPr>
              <w:t>DE</w:t>
            </w:r>
            <w:r w:rsidRPr="00441CD2">
              <w:rPr>
                <w:rFonts w:ascii="Times New Roman" w:hAnsi="Times New Roman" w:cs="Times New Roman"/>
                <w:b/>
                <w:spacing w:val="-3"/>
              </w:rPr>
              <w:t xml:space="preserve"> </w:t>
            </w:r>
            <w:r w:rsidRPr="00441CD2">
              <w:rPr>
                <w:rFonts w:ascii="Times New Roman" w:hAnsi="Times New Roman" w:cs="Times New Roman"/>
                <w:b/>
              </w:rPr>
              <w:t>APRENDIZAJE</w:t>
            </w:r>
            <w:r w:rsidRPr="00441CD2">
              <w:rPr>
                <w:rFonts w:ascii="Times New Roman" w:hAnsi="Times New Roman" w:cs="Times New Roman"/>
                <w:b/>
                <w:spacing w:val="-3"/>
              </w:rPr>
              <w:t xml:space="preserve"> </w:t>
            </w:r>
            <w:r w:rsidRPr="00441CD2">
              <w:rPr>
                <w:rFonts w:ascii="Times New Roman" w:hAnsi="Times New Roman" w:cs="Times New Roman"/>
                <w:b/>
              </w:rPr>
              <w:t xml:space="preserve">N° </w:t>
            </w:r>
            <w:r w:rsidRPr="00441CD2">
              <w:rPr>
                <w:rFonts w:ascii="Times New Roman" w:hAnsi="Times New Roman" w:cs="Times New Roman"/>
                <w:b/>
                <w:spacing w:val="-5"/>
              </w:rPr>
              <w:t>III</w:t>
            </w:r>
          </w:p>
          <w:p w14:paraId="4B90CEC0" w14:textId="70ECB92E" w:rsidR="002A43D3" w:rsidRPr="00441CD2" w:rsidRDefault="00A037BB" w:rsidP="0067382D">
            <w:pPr>
              <w:pStyle w:val="TableParagraph"/>
              <w:spacing w:before="3"/>
              <w:ind w:left="24" w:right="4"/>
              <w:rPr>
                <w:rFonts w:ascii="Times New Roman" w:hAnsi="Times New Roman" w:cs="Times New Roman"/>
              </w:rPr>
            </w:pPr>
            <w:r w:rsidRPr="00441CD2">
              <w:rPr>
                <w:rFonts w:ascii="Times New Roman" w:hAnsi="Times New Roman" w:cs="Times New Roman"/>
                <w:bCs/>
                <w:lang w:val="es-PE"/>
              </w:rPr>
              <w:t>Justificación de la investigación</w:t>
            </w:r>
          </w:p>
        </w:tc>
      </w:tr>
      <w:tr w:rsidR="003C3E17" w:rsidRPr="00441CD2" w14:paraId="09FAA4D3" w14:textId="77777777" w:rsidTr="00AC0D43">
        <w:trPr>
          <w:gridBefore w:val="1"/>
          <w:wBefore w:w="10" w:type="dxa"/>
          <w:trHeight w:val="437"/>
        </w:trPr>
        <w:tc>
          <w:tcPr>
            <w:tcW w:w="4917" w:type="dxa"/>
            <w:gridSpan w:val="3"/>
          </w:tcPr>
          <w:p w14:paraId="15EEB02B" w14:textId="58E23840" w:rsidR="002A43D3" w:rsidRPr="00441CD2" w:rsidRDefault="00762CE3" w:rsidP="00584C4B">
            <w:pPr>
              <w:pStyle w:val="TableParagraph"/>
              <w:ind w:left="107"/>
              <w:rPr>
                <w:rFonts w:ascii="Times New Roman" w:hAnsi="Times New Roman" w:cs="Times New Roman"/>
              </w:rPr>
            </w:pPr>
            <w:r w:rsidRPr="00441CD2">
              <w:rPr>
                <w:rFonts w:ascii="Times New Roman" w:hAnsi="Times New Roman" w:cs="Times New Roman"/>
              </w:rPr>
              <w:t>Inicio:</w:t>
            </w:r>
            <w:r w:rsidRPr="00441CD2">
              <w:rPr>
                <w:rFonts w:ascii="Times New Roman" w:hAnsi="Times New Roman" w:cs="Times New Roman"/>
                <w:spacing w:val="1"/>
              </w:rPr>
              <w:t xml:space="preserve"> </w:t>
            </w:r>
            <w:r w:rsidR="00DB787E" w:rsidRPr="00441CD2">
              <w:rPr>
                <w:rFonts w:ascii="Times New Roman" w:hAnsi="Times New Roman" w:cs="Times New Roman"/>
                <w:spacing w:val="1"/>
              </w:rPr>
              <w:t>26</w:t>
            </w:r>
            <w:r w:rsidRPr="00441CD2">
              <w:rPr>
                <w:rFonts w:ascii="Times New Roman" w:hAnsi="Times New Roman" w:cs="Times New Roman"/>
                <w:spacing w:val="-2"/>
              </w:rPr>
              <w:t>/</w:t>
            </w:r>
            <w:r w:rsidR="00DB787E" w:rsidRPr="00441CD2">
              <w:rPr>
                <w:rFonts w:ascii="Times New Roman" w:hAnsi="Times New Roman" w:cs="Times New Roman"/>
                <w:spacing w:val="-2"/>
              </w:rPr>
              <w:t>10</w:t>
            </w:r>
            <w:r w:rsidRPr="00441CD2">
              <w:rPr>
                <w:rFonts w:ascii="Times New Roman" w:hAnsi="Times New Roman" w:cs="Times New Roman"/>
                <w:spacing w:val="-2"/>
              </w:rPr>
              <w:t>/</w:t>
            </w:r>
            <w:r w:rsidR="006E70B2" w:rsidRPr="00441CD2">
              <w:rPr>
                <w:rFonts w:ascii="Times New Roman" w:hAnsi="Times New Roman" w:cs="Times New Roman"/>
                <w:spacing w:val="-2"/>
              </w:rPr>
              <w:t>2026</w:t>
            </w:r>
          </w:p>
        </w:tc>
        <w:tc>
          <w:tcPr>
            <w:tcW w:w="4287" w:type="dxa"/>
            <w:gridSpan w:val="2"/>
          </w:tcPr>
          <w:p w14:paraId="00E91C98" w14:textId="3670DAD2" w:rsidR="002A43D3" w:rsidRPr="00441CD2" w:rsidRDefault="00762CE3" w:rsidP="00584C4B">
            <w:pPr>
              <w:pStyle w:val="TableParagraph"/>
              <w:ind w:left="107"/>
              <w:rPr>
                <w:rFonts w:ascii="Times New Roman" w:hAnsi="Times New Roman" w:cs="Times New Roman"/>
              </w:rPr>
            </w:pPr>
            <w:r w:rsidRPr="00441CD2">
              <w:rPr>
                <w:rFonts w:ascii="Times New Roman" w:hAnsi="Times New Roman" w:cs="Times New Roman"/>
              </w:rPr>
              <w:t>Termino:</w:t>
            </w:r>
            <w:r w:rsidRPr="00441CD2">
              <w:rPr>
                <w:rFonts w:ascii="Times New Roman" w:hAnsi="Times New Roman" w:cs="Times New Roman"/>
                <w:spacing w:val="-2"/>
              </w:rPr>
              <w:t xml:space="preserve"> </w:t>
            </w:r>
            <w:r w:rsidR="00DB787E" w:rsidRPr="00441CD2">
              <w:rPr>
                <w:rFonts w:ascii="Times New Roman" w:hAnsi="Times New Roman" w:cs="Times New Roman"/>
                <w:spacing w:val="-2"/>
              </w:rPr>
              <w:t>21</w:t>
            </w:r>
            <w:r w:rsidRPr="00441CD2">
              <w:rPr>
                <w:rFonts w:ascii="Times New Roman" w:hAnsi="Times New Roman" w:cs="Times New Roman"/>
                <w:spacing w:val="-2"/>
              </w:rPr>
              <w:t>/</w:t>
            </w:r>
            <w:r w:rsidR="00DB787E" w:rsidRPr="00441CD2">
              <w:rPr>
                <w:rFonts w:ascii="Times New Roman" w:hAnsi="Times New Roman" w:cs="Times New Roman"/>
                <w:spacing w:val="-2"/>
              </w:rPr>
              <w:t>11</w:t>
            </w:r>
            <w:r w:rsidRPr="00441CD2">
              <w:rPr>
                <w:rFonts w:ascii="Times New Roman" w:hAnsi="Times New Roman" w:cs="Times New Roman"/>
                <w:spacing w:val="-2"/>
              </w:rPr>
              <w:t>/</w:t>
            </w:r>
            <w:r w:rsidR="006E70B2" w:rsidRPr="00441CD2">
              <w:rPr>
                <w:rFonts w:ascii="Times New Roman" w:hAnsi="Times New Roman" w:cs="Times New Roman"/>
                <w:spacing w:val="-2"/>
              </w:rPr>
              <w:t>2026</w:t>
            </w:r>
          </w:p>
        </w:tc>
      </w:tr>
      <w:tr w:rsidR="003C3E17" w:rsidRPr="00441CD2" w14:paraId="4648F432" w14:textId="77777777" w:rsidTr="003C3E17">
        <w:trPr>
          <w:trHeight w:val="586"/>
        </w:trPr>
        <w:tc>
          <w:tcPr>
            <w:tcW w:w="9214" w:type="dxa"/>
            <w:gridSpan w:val="6"/>
            <w:shd w:val="clear" w:color="auto" w:fill="EEECE1" w:themeFill="background2"/>
            <w:vAlign w:val="center"/>
          </w:tcPr>
          <w:p w14:paraId="4CA08CDE" w14:textId="5718894B" w:rsidR="00852FAF" w:rsidRPr="00441CD2" w:rsidRDefault="00852FAF" w:rsidP="00A037BB">
            <w:pPr>
              <w:widowControl/>
              <w:autoSpaceDE/>
              <w:autoSpaceDN/>
              <w:rPr>
                <w:rFonts w:ascii="Times New Roman" w:hAnsi="Times New Roman" w:cs="Times New Roman"/>
              </w:rPr>
            </w:pPr>
            <w:r w:rsidRPr="00441CD2">
              <w:rPr>
                <w:rFonts w:ascii="Times New Roman" w:hAnsi="Times New Roman" w:cs="Times New Roman"/>
                <w:b/>
                <w:iCs/>
              </w:rPr>
              <w:t>LOGRO DE APRENDIZAJE</w:t>
            </w:r>
            <w:r w:rsidRPr="00441CD2">
              <w:rPr>
                <w:rFonts w:ascii="Times New Roman" w:hAnsi="Times New Roman" w:cs="Times New Roman"/>
                <w:iCs/>
              </w:rPr>
              <w:t xml:space="preserve">: </w:t>
            </w:r>
            <w:r w:rsidRPr="00441CD2">
              <w:rPr>
                <w:rFonts w:ascii="Times New Roman" w:hAnsi="Times New Roman" w:cs="Times New Roman"/>
                <w:bCs/>
                <w:snapToGrid w:val="0"/>
              </w:rPr>
              <w:t>.</w:t>
            </w:r>
            <w:r w:rsidRPr="00441CD2">
              <w:rPr>
                <w:rFonts w:ascii="Times New Roman" w:hAnsi="Times New Roman" w:cs="Times New Roman"/>
              </w:rPr>
              <w:t xml:space="preserve"> Capacidad 3: </w:t>
            </w:r>
            <w:r w:rsidRPr="00441CD2">
              <w:rPr>
                <w:rFonts w:ascii="Times New Roman" w:hAnsi="Times New Roman" w:cs="Times New Roman"/>
                <w:bCs/>
                <w:snapToGrid w:val="0"/>
              </w:rPr>
              <w:t xml:space="preserve"> </w:t>
            </w:r>
            <w:r w:rsidR="00A037BB" w:rsidRPr="00441CD2">
              <w:rPr>
                <w:rFonts w:ascii="Times New Roman" w:eastAsia="Times New Roman" w:hAnsi="Times New Roman" w:cs="Times New Roman"/>
                <w:lang w:val="es-PE" w:eastAsia="es-PE"/>
              </w:rPr>
              <w:t>Identifica y comprende, la exposición y la discusión del avance de la investigación científica (elección del diseño de Investigación. -Selección de la muestra adecuada) ; evalúa y aplica con eficiencia las estrategias respectivas para las condiciones de estudio; valorando la relevancia de estos conocimientos para su trabajo profesional.</w:t>
            </w:r>
          </w:p>
        </w:tc>
      </w:tr>
      <w:tr w:rsidR="003C3E17" w:rsidRPr="00441CD2" w14:paraId="25F00AD2" w14:textId="77777777" w:rsidTr="00AC0D43">
        <w:trPr>
          <w:gridBefore w:val="1"/>
          <w:wBefore w:w="10" w:type="dxa"/>
          <w:trHeight w:val="881"/>
        </w:trPr>
        <w:tc>
          <w:tcPr>
            <w:tcW w:w="9204" w:type="dxa"/>
            <w:gridSpan w:val="5"/>
            <w:shd w:val="clear" w:color="auto" w:fill="EEECE1" w:themeFill="background2"/>
            <w:vAlign w:val="center"/>
          </w:tcPr>
          <w:p w14:paraId="4BA77A24" w14:textId="77777777" w:rsidR="00A037BB" w:rsidRPr="00441CD2" w:rsidRDefault="00852FAF" w:rsidP="00A037BB">
            <w:pPr>
              <w:pStyle w:val="TableParagraph"/>
              <w:ind w:left="107"/>
              <w:rPr>
                <w:rFonts w:ascii="Times New Roman" w:hAnsi="Times New Roman" w:cs="Times New Roman"/>
                <w:lang w:val="es-PE"/>
              </w:rPr>
            </w:pPr>
            <w:r w:rsidRPr="00441CD2">
              <w:rPr>
                <w:rFonts w:ascii="Times New Roman" w:hAnsi="Times New Roman" w:cs="Times New Roman"/>
              </w:rPr>
              <w:t xml:space="preserve">Producto de aprendizaje: - </w:t>
            </w:r>
            <w:r w:rsidR="00A037BB" w:rsidRPr="00441CD2">
              <w:rPr>
                <w:rFonts w:ascii="Times New Roman" w:hAnsi="Times New Roman" w:cs="Times New Roman"/>
                <w:lang w:val="es-PE"/>
              </w:rPr>
              <w:t>comprender los factores que determinan la justificación social.</w:t>
            </w:r>
          </w:p>
          <w:p w14:paraId="4C38465C" w14:textId="7305A66B" w:rsidR="00852FAF" w:rsidRPr="00441CD2" w:rsidRDefault="00A037BB" w:rsidP="00A037BB">
            <w:pPr>
              <w:pStyle w:val="TableParagraph"/>
              <w:ind w:left="107"/>
              <w:rPr>
                <w:rFonts w:ascii="Times New Roman" w:hAnsi="Times New Roman" w:cs="Times New Roman"/>
              </w:rPr>
            </w:pPr>
            <w:r w:rsidRPr="00441CD2">
              <w:rPr>
                <w:rFonts w:ascii="Times New Roman" w:hAnsi="Times New Roman" w:cs="Times New Roman"/>
                <w:lang w:val="es-PE"/>
              </w:rPr>
              <w:t>Teórica, espacial, etc. en la investigación.</w:t>
            </w:r>
          </w:p>
        </w:tc>
      </w:tr>
      <w:tr w:rsidR="003C3E17" w:rsidRPr="00441CD2" w14:paraId="66009885" w14:textId="77777777" w:rsidTr="00AC0D43">
        <w:trPr>
          <w:gridBefore w:val="1"/>
          <w:wBefore w:w="10" w:type="dxa"/>
          <w:trHeight w:val="586"/>
        </w:trPr>
        <w:tc>
          <w:tcPr>
            <w:tcW w:w="1417" w:type="dxa"/>
            <w:shd w:val="clear" w:color="auto" w:fill="8FEAFF"/>
          </w:tcPr>
          <w:p w14:paraId="04DBD423" w14:textId="77777777" w:rsidR="002A43D3" w:rsidRPr="00441CD2" w:rsidRDefault="00762CE3" w:rsidP="00584C4B">
            <w:pPr>
              <w:pStyle w:val="TableParagraph"/>
              <w:ind w:left="119"/>
              <w:rPr>
                <w:rFonts w:ascii="Times New Roman" w:hAnsi="Times New Roman" w:cs="Times New Roman"/>
              </w:rPr>
            </w:pPr>
            <w:r w:rsidRPr="00441CD2">
              <w:rPr>
                <w:rFonts w:ascii="Times New Roman" w:hAnsi="Times New Roman" w:cs="Times New Roman"/>
              </w:rPr>
              <w:t>No.</w:t>
            </w:r>
            <w:r w:rsidRPr="00441CD2">
              <w:rPr>
                <w:rFonts w:ascii="Times New Roman" w:hAnsi="Times New Roman" w:cs="Times New Roman"/>
                <w:spacing w:val="3"/>
              </w:rPr>
              <w:t xml:space="preserve"> </w:t>
            </w:r>
            <w:r w:rsidRPr="00441CD2">
              <w:rPr>
                <w:rFonts w:ascii="Times New Roman" w:hAnsi="Times New Roman" w:cs="Times New Roman"/>
                <w:spacing w:val="-2"/>
              </w:rPr>
              <w:t>Sesión</w:t>
            </w:r>
          </w:p>
          <w:p w14:paraId="0065FEE3" w14:textId="77777777" w:rsidR="002A43D3" w:rsidRPr="00441CD2" w:rsidRDefault="00762CE3" w:rsidP="00584C4B">
            <w:pPr>
              <w:pStyle w:val="TableParagraph"/>
              <w:ind w:left="171"/>
              <w:rPr>
                <w:rFonts w:ascii="Times New Roman" w:hAnsi="Times New Roman" w:cs="Times New Roman"/>
              </w:rPr>
            </w:pPr>
            <w:r w:rsidRPr="00441CD2">
              <w:rPr>
                <w:rFonts w:ascii="Times New Roman" w:hAnsi="Times New Roman" w:cs="Times New Roman"/>
                <w:spacing w:val="-2"/>
              </w:rPr>
              <w:t>(Semana)</w:t>
            </w:r>
          </w:p>
        </w:tc>
        <w:tc>
          <w:tcPr>
            <w:tcW w:w="2835" w:type="dxa"/>
            <w:shd w:val="clear" w:color="auto" w:fill="8FEAFF"/>
          </w:tcPr>
          <w:p w14:paraId="63EFF878" w14:textId="77777777" w:rsidR="002A43D3" w:rsidRPr="00441CD2" w:rsidRDefault="00762CE3" w:rsidP="00584C4B">
            <w:pPr>
              <w:pStyle w:val="TableParagraph"/>
              <w:spacing w:before="146"/>
              <w:ind w:left="511"/>
              <w:rPr>
                <w:rFonts w:ascii="Times New Roman" w:hAnsi="Times New Roman" w:cs="Times New Roman"/>
              </w:rPr>
            </w:pPr>
            <w:r w:rsidRPr="00441CD2">
              <w:rPr>
                <w:rFonts w:ascii="Times New Roman" w:hAnsi="Times New Roman" w:cs="Times New Roman"/>
                <w:spacing w:val="-2"/>
              </w:rPr>
              <w:t>Temario/Actividad</w:t>
            </w:r>
          </w:p>
        </w:tc>
        <w:tc>
          <w:tcPr>
            <w:tcW w:w="3119" w:type="dxa"/>
            <w:gridSpan w:val="2"/>
            <w:shd w:val="clear" w:color="auto" w:fill="8FEAFF"/>
          </w:tcPr>
          <w:p w14:paraId="081C01AB" w14:textId="77777777" w:rsidR="002A43D3" w:rsidRPr="00441CD2" w:rsidRDefault="00762CE3" w:rsidP="00584C4B">
            <w:pPr>
              <w:pStyle w:val="TableParagraph"/>
              <w:spacing w:before="146"/>
              <w:ind w:left="131"/>
              <w:rPr>
                <w:rFonts w:ascii="Times New Roman" w:hAnsi="Times New Roman" w:cs="Times New Roman"/>
              </w:rPr>
            </w:pPr>
            <w:r w:rsidRPr="00441CD2">
              <w:rPr>
                <w:rFonts w:ascii="Times New Roman" w:hAnsi="Times New Roman" w:cs="Times New Roman"/>
              </w:rPr>
              <w:t>Indicador(es)</w:t>
            </w:r>
            <w:r w:rsidRPr="00441CD2">
              <w:rPr>
                <w:rFonts w:ascii="Times New Roman" w:hAnsi="Times New Roman" w:cs="Times New Roman"/>
                <w:spacing w:val="-6"/>
              </w:rPr>
              <w:t xml:space="preserve"> </w:t>
            </w:r>
            <w:r w:rsidRPr="00441CD2">
              <w:rPr>
                <w:rFonts w:ascii="Times New Roman" w:hAnsi="Times New Roman" w:cs="Times New Roman"/>
              </w:rPr>
              <w:t>de</w:t>
            </w:r>
            <w:r w:rsidRPr="00441CD2">
              <w:rPr>
                <w:rFonts w:ascii="Times New Roman" w:hAnsi="Times New Roman" w:cs="Times New Roman"/>
                <w:spacing w:val="-2"/>
              </w:rPr>
              <w:t xml:space="preserve"> </w:t>
            </w:r>
            <w:r w:rsidRPr="00441CD2">
              <w:rPr>
                <w:rFonts w:ascii="Times New Roman" w:hAnsi="Times New Roman" w:cs="Times New Roman"/>
                <w:spacing w:val="-4"/>
              </w:rPr>
              <w:t>logro</w:t>
            </w:r>
          </w:p>
        </w:tc>
        <w:tc>
          <w:tcPr>
            <w:tcW w:w="1833" w:type="dxa"/>
            <w:shd w:val="clear" w:color="auto" w:fill="8FEAFF"/>
          </w:tcPr>
          <w:p w14:paraId="3578B877" w14:textId="77777777" w:rsidR="002A43D3" w:rsidRPr="00441CD2" w:rsidRDefault="00762CE3" w:rsidP="00584C4B">
            <w:pPr>
              <w:pStyle w:val="TableParagraph"/>
              <w:ind w:left="13"/>
              <w:jc w:val="center"/>
              <w:rPr>
                <w:rFonts w:ascii="Times New Roman" w:hAnsi="Times New Roman" w:cs="Times New Roman"/>
              </w:rPr>
            </w:pPr>
            <w:r w:rsidRPr="00441CD2">
              <w:rPr>
                <w:rFonts w:ascii="Times New Roman" w:hAnsi="Times New Roman" w:cs="Times New Roman"/>
              </w:rPr>
              <w:t>Instrumento</w:t>
            </w:r>
            <w:r w:rsidRPr="00441CD2">
              <w:rPr>
                <w:rFonts w:ascii="Times New Roman" w:hAnsi="Times New Roman" w:cs="Times New Roman"/>
                <w:spacing w:val="-3"/>
              </w:rPr>
              <w:t xml:space="preserve"> </w:t>
            </w:r>
            <w:r w:rsidRPr="00441CD2">
              <w:rPr>
                <w:rFonts w:ascii="Times New Roman" w:hAnsi="Times New Roman" w:cs="Times New Roman"/>
                <w:spacing w:val="-5"/>
              </w:rPr>
              <w:t>de</w:t>
            </w:r>
          </w:p>
          <w:p w14:paraId="734981AC" w14:textId="77777777" w:rsidR="002A43D3" w:rsidRPr="00441CD2" w:rsidRDefault="00762CE3" w:rsidP="00584C4B">
            <w:pPr>
              <w:pStyle w:val="TableParagraph"/>
              <w:ind w:left="13" w:right="8"/>
              <w:jc w:val="center"/>
              <w:rPr>
                <w:rFonts w:ascii="Times New Roman" w:hAnsi="Times New Roman" w:cs="Times New Roman"/>
              </w:rPr>
            </w:pPr>
            <w:r w:rsidRPr="00441CD2">
              <w:rPr>
                <w:rFonts w:ascii="Times New Roman" w:hAnsi="Times New Roman" w:cs="Times New Roman"/>
                <w:spacing w:val="-2"/>
              </w:rPr>
              <w:t>evaluación</w:t>
            </w:r>
          </w:p>
        </w:tc>
      </w:tr>
      <w:tr w:rsidR="003C3E17" w:rsidRPr="00441CD2" w14:paraId="193A80EA" w14:textId="77777777" w:rsidTr="00AC0D43">
        <w:trPr>
          <w:gridBefore w:val="1"/>
          <w:wBefore w:w="10" w:type="dxa"/>
          <w:trHeight w:val="692"/>
        </w:trPr>
        <w:tc>
          <w:tcPr>
            <w:tcW w:w="1417" w:type="dxa"/>
          </w:tcPr>
          <w:p w14:paraId="6F44139B" w14:textId="0FAD35E6" w:rsidR="00CF6552" w:rsidRPr="00441CD2" w:rsidRDefault="00CF6552" w:rsidP="00CF6552">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9</w:t>
            </w:r>
          </w:p>
        </w:tc>
        <w:tc>
          <w:tcPr>
            <w:tcW w:w="2835" w:type="dxa"/>
          </w:tcPr>
          <w:p w14:paraId="77B76F99" w14:textId="594C6C70" w:rsidR="00CF6552" w:rsidRPr="00441CD2" w:rsidRDefault="00CF6552" w:rsidP="00AC0D43">
            <w:pPr>
              <w:pStyle w:val="TableParagraph"/>
              <w:numPr>
                <w:ilvl w:val="0"/>
                <w:numId w:val="47"/>
              </w:numPr>
              <w:spacing w:line="276" w:lineRule="exact"/>
              <w:ind w:left="130" w:right="213" w:hanging="130"/>
              <w:jc w:val="both"/>
              <w:rPr>
                <w:rFonts w:ascii="Times New Roman" w:hAnsi="Times New Roman" w:cs="Times New Roman"/>
              </w:rPr>
            </w:pPr>
            <w:r w:rsidRPr="00441CD2">
              <w:rPr>
                <w:rFonts w:ascii="Times New Roman" w:hAnsi="Times New Roman" w:cs="Times New Roman"/>
              </w:rPr>
              <w:t>Redacción de la</w:t>
            </w:r>
            <w:r w:rsidR="00C05F83" w:rsidRPr="00441CD2">
              <w:rPr>
                <w:rFonts w:ascii="Times New Roman" w:hAnsi="Times New Roman" w:cs="Times New Roman"/>
              </w:rPr>
              <w:t xml:space="preserve"> </w:t>
            </w:r>
            <w:r w:rsidRPr="00441CD2">
              <w:rPr>
                <w:rFonts w:ascii="Times New Roman" w:hAnsi="Times New Roman" w:cs="Times New Roman"/>
              </w:rPr>
              <w:t>justificación teórica, práctica, metodológica</w:t>
            </w:r>
            <w:r w:rsidR="00C05F83" w:rsidRPr="00441CD2">
              <w:rPr>
                <w:rFonts w:ascii="Times New Roman" w:hAnsi="Times New Roman" w:cs="Times New Roman"/>
              </w:rPr>
              <w:t>, etc.</w:t>
            </w:r>
          </w:p>
          <w:p w14:paraId="1F857C9F" w14:textId="460CB87F" w:rsidR="00CF6552" w:rsidRPr="00441CD2" w:rsidRDefault="00CF6552" w:rsidP="00AC0D43">
            <w:pPr>
              <w:pStyle w:val="TableParagraph"/>
              <w:numPr>
                <w:ilvl w:val="0"/>
                <w:numId w:val="47"/>
              </w:numPr>
              <w:tabs>
                <w:tab w:val="left" w:pos="417"/>
                <w:tab w:val="left" w:pos="419"/>
              </w:tabs>
              <w:ind w:left="130" w:right="178" w:hanging="130"/>
              <w:rPr>
                <w:rFonts w:ascii="Times New Roman" w:hAnsi="Times New Roman" w:cs="Times New Roman"/>
              </w:rPr>
            </w:pPr>
            <w:r w:rsidRPr="00441CD2">
              <w:rPr>
                <w:rFonts w:ascii="Times New Roman" w:hAnsi="Times New Roman" w:cs="Times New Roman"/>
              </w:rPr>
              <w:t>Taller.</w:t>
            </w:r>
          </w:p>
        </w:tc>
        <w:tc>
          <w:tcPr>
            <w:tcW w:w="3119" w:type="dxa"/>
            <w:gridSpan w:val="2"/>
          </w:tcPr>
          <w:p w14:paraId="3ECBD015" w14:textId="6897A02D" w:rsidR="00CF6552" w:rsidRPr="00441CD2" w:rsidRDefault="00CF6552" w:rsidP="00CF6552">
            <w:pPr>
              <w:pStyle w:val="TableParagraph"/>
              <w:ind w:left="107"/>
              <w:rPr>
                <w:rFonts w:ascii="Times New Roman" w:hAnsi="Times New Roman" w:cs="Times New Roman"/>
              </w:rPr>
            </w:pPr>
            <w:r w:rsidRPr="00441CD2">
              <w:rPr>
                <w:rFonts w:ascii="Times New Roman" w:hAnsi="Times New Roman" w:cs="Times New Roman"/>
              </w:rPr>
              <w:t>Redacta la justificación del estudio considerando sus dimensiones fundamentales.</w:t>
            </w:r>
          </w:p>
        </w:tc>
        <w:tc>
          <w:tcPr>
            <w:tcW w:w="1833" w:type="dxa"/>
            <w:vMerge w:val="restart"/>
          </w:tcPr>
          <w:p w14:paraId="3E0AAC73" w14:textId="77777777" w:rsidR="00AC0D43" w:rsidRPr="00441CD2" w:rsidRDefault="00CF6552" w:rsidP="00AC0D43">
            <w:pPr>
              <w:pStyle w:val="TableParagraph"/>
              <w:numPr>
                <w:ilvl w:val="0"/>
                <w:numId w:val="48"/>
              </w:numPr>
              <w:ind w:left="273" w:right="69" w:hanging="141"/>
              <w:rPr>
                <w:rFonts w:ascii="Times New Roman" w:hAnsi="Times New Roman" w:cs="Times New Roman"/>
              </w:rPr>
            </w:pPr>
            <w:r w:rsidRPr="00441CD2">
              <w:rPr>
                <w:rFonts w:ascii="Times New Roman" w:hAnsi="Times New Roman" w:cs="Times New Roman"/>
              </w:rPr>
              <w:t>Cuadro de tipos de justificación</w:t>
            </w:r>
          </w:p>
          <w:p w14:paraId="61B5C826" w14:textId="77777777" w:rsidR="00AC0D43" w:rsidRPr="00441CD2" w:rsidRDefault="00CF6552" w:rsidP="00AC0D43">
            <w:pPr>
              <w:pStyle w:val="TableParagraph"/>
              <w:numPr>
                <w:ilvl w:val="0"/>
                <w:numId w:val="48"/>
              </w:numPr>
              <w:ind w:left="273" w:right="69" w:hanging="141"/>
              <w:rPr>
                <w:rFonts w:ascii="Times New Roman" w:hAnsi="Times New Roman" w:cs="Times New Roman"/>
              </w:rPr>
            </w:pPr>
            <w:r w:rsidRPr="00441CD2">
              <w:rPr>
                <w:rFonts w:ascii="Times New Roman" w:hAnsi="Times New Roman" w:cs="Times New Roman"/>
              </w:rPr>
              <w:t>Esquema de delimitación de la investigación</w:t>
            </w:r>
            <w:r w:rsidR="00AC0D43" w:rsidRPr="00441CD2">
              <w:rPr>
                <w:rFonts w:ascii="Times New Roman" w:hAnsi="Times New Roman" w:cs="Times New Roman"/>
              </w:rPr>
              <w:br/>
            </w:r>
            <w:r w:rsidRPr="00441CD2">
              <w:rPr>
                <w:rFonts w:ascii="Times New Roman" w:hAnsi="Times New Roman" w:cs="Times New Roman"/>
              </w:rPr>
              <w:t>Fichas bibliográficas</w:t>
            </w:r>
          </w:p>
          <w:p w14:paraId="4B64F511" w14:textId="489ECBDB" w:rsidR="00AC0D43" w:rsidRPr="00441CD2" w:rsidRDefault="00AC0D43" w:rsidP="00441CD2">
            <w:pPr>
              <w:pStyle w:val="TableParagraph"/>
              <w:ind w:left="132" w:right="69"/>
              <w:rPr>
                <w:rFonts w:ascii="Times New Roman" w:hAnsi="Times New Roman" w:cs="Times New Roman"/>
              </w:rPr>
            </w:pPr>
          </w:p>
          <w:p w14:paraId="6C587983" w14:textId="7B1A6729" w:rsidR="00CF6552" w:rsidRPr="00441CD2" w:rsidRDefault="00CF6552" w:rsidP="00AC0D43">
            <w:pPr>
              <w:pStyle w:val="TableParagraph"/>
              <w:numPr>
                <w:ilvl w:val="0"/>
                <w:numId w:val="48"/>
              </w:numPr>
              <w:ind w:left="273" w:right="69" w:hanging="141"/>
              <w:rPr>
                <w:rFonts w:ascii="Times New Roman" w:hAnsi="Times New Roman" w:cs="Times New Roman"/>
              </w:rPr>
            </w:pPr>
            <w:r w:rsidRPr="00441CD2">
              <w:rPr>
                <w:rFonts w:ascii="Times New Roman" w:hAnsi="Times New Roman" w:cs="Times New Roman"/>
              </w:rPr>
              <w:t>Prueba de desarrollo – Unidad III</w:t>
            </w:r>
            <w:r w:rsidR="00AC0D43" w:rsidRPr="00441CD2">
              <w:rPr>
                <w:rFonts w:ascii="Times New Roman" w:hAnsi="Times New Roman" w:cs="Times New Roman"/>
              </w:rPr>
              <w:t>.</w:t>
            </w:r>
          </w:p>
        </w:tc>
      </w:tr>
      <w:tr w:rsidR="003C3E17" w:rsidRPr="00441CD2" w14:paraId="533C6267" w14:textId="77777777" w:rsidTr="00AC0D43">
        <w:trPr>
          <w:gridBefore w:val="1"/>
          <w:wBefore w:w="10" w:type="dxa"/>
          <w:trHeight w:val="556"/>
        </w:trPr>
        <w:tc>
          <w:tcPr>
            <w:tcW w:w="1417" w:type="dxa"/>
          </w:tcPr>
          <w:p w14:paraId="164FE90F" w14:textId="02F9788C" w:rsidR="00CF6552" w:rsidRPr="00441CD2" w:rsidRDefault="00CF6552" w:rsidP="00CF6552">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10</w:t>
            </w:r>
          </w:p>
        </w:tc>
        <w:tc>
          <w:tcPr>
            <w:tcW w:w="2835" w:type="dxa"/>
          </w:tcPr>
          <w:p w14:paraId="78EC3052" w14:textId="1069DE54" w:rsidR="00CF6552" w:rsidRPr="00441CD2" w:rsidRDefault="00CF6552" w:rsidP="00AC0D43">
            <w:pPr>
              <w:pStyle w:val="TableParagraph"/>
              <w:numPr>
                <w:ilvl w:val="0"/>
                <w:numId w:val="47"/>
              </w:numPr>
              <w:ind w:left="130" w:hanging="130"/>
              <w:rPr>
                <w:rFonts w:ascii="Times New Roman" w:hAnsi="Times New Roman" w:cs="Times New Roman"/>
              </w:rPr>
            </w:pPr>
            <w:r w:rsidRPr="00441CD2">
              <w:rPr>
                <w:rFonts w:ascii="Times New Roman" w:hAnsi="Times New Roman" w:cs="Times New Roman"/>
              </w:rPr>
              <w:t>Redacción de la delimitación de la investigación: espacial, temporal, temática y poblacional.</w:t>
            </w:r>
          </w:p>
          <w:p w14:paraId="06917FA1" w14:textId="2B04D530" w:rsidR="00CF6552" w:rsidRPr="00441CD2" w:rsidRDefault="00CF6552" w:rsidP="00AC0D43">
            <w:pPr>
              <w:pStyle w:val="TableParagraph"/>
              <w:numPr>
                <w:ilvl w:val="0"/>
                <w:numId w:val="47"/>
              </w:numPr>
              <w:ind w:left="130" w:hanging="130"/>
              <w:rPr>
                <w:rFonts w:ascii="Times New Roman" w:hAnsi="Times New Roman" w:cs="Times New Roman"/>
              </w:rPr>
            </w:pPr>
            <w:r w:rsidRPr="00441CD2">
              <w:rPr>
                <w:rFonts w:ascii="Times New Roman" w:hAnsi="Times New Roman" w:cs="Times New Roman"/>
              </w:rPr>
              <w:t>Taller.</w:t>
            </w:r>
          </w:p>
        </w:tc>
        <w:tc>
          <w:tcPr>
            <w:tcW w:w="3119" w:type="dxa"/>
            <w:gridSpan w:val="2"/>
          </w:tcPr>
          <w:p w14:paraId="16D9FD69" w14:textId="4ED422B9" w:rsidR="00CF6552" w:rsidRPr="00441CD2" w:rsidRDefault="00CF6552" w:rsidP="00CF6552">
            <w:pPr>
              <w:pStyle w:val="TableParagraph"/>
              <w:ind w:left="107"/>
              <w:rPr>
                <w:rFonts w:ascii="Times New Roman" w:hAnsi="Times New Roman" w:cs="Times New Roman"/>
              </w:rPr>
            </w:pPr>
            <w:r w:rsidRPr="00441CD2">
              <w:rPr>
                <w:rFonts w:ascii="Times New Roman" w:hAnsi="Times New Roman" w:cs="Times New Roman"/>
              </w:rPr>
              <w:t>Delimita el estudio aplicando criterios metodológicos para precisar su alcance.</w:t>
            </w:r>
          </w:p>
        </w:tc>
        <w:tc>
          <w:tcPr>
            <w:tcW w:w="1833" w:type="dxa"/>
            <w:vMerge/>
            <w:tcBorders>
              <w:top w:val="nil"/>
            </w:tcBorders>
          </w:tcPr>
          <w:p w14:paraId="43DB6848" w14:textId="77777777" w:rsidR="00CF6552" w:rsidRPr="00441CD2" w:rsidRDefault="00CF6552" w:rsidP="00CF6552">
            <w:pPr>
              <w:rPr>
                <w:rFonts w:ascii="Times New Roman" w:hAnsi="Times New Roman" w:cs="Times New Roman"/>
              </w:rPr>
            </w:pPr>
          </w:p>
        </w:tc>
      </w:tr>
      <w:tr w:rsidR="003C3E17" w:rsidRPr="00441CD2" w14:paraId="71F0ABC4" w14:textId="77777777" w:rsidTr="00AC0D43">
        <w:trPr>
          <w:gridBefore w:val="1"/>
          <w:wBefore w:w="10" w:type="dxa"/>
          <w:trHeight w:val="664"/>
        </w:trPr>
        <w:tc>
          <w:tcPr>
            <w:tcW w:w="1417" w:type="dxa"/>
          </w:tcPr>
          <w:p w14:paraId="370CA916" w14:textId="37924AFB" w:rsidR="00CF6552" w:rsidRPr="00441CD2" w:rsidRDefault="00CF6552" w:rsidP="00CF6552">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11</w:t>
            </w:r>
          </w:p>
        </w:tc>
        <w:tc>
          <w:tcPr>
            <w:tcW w:w="2835" w:type="dxa"/>
          </w:tcPr>
          <w:p w14:paraId="63495153" w14:textId="2DF3D2A1" w:rsidR="00CF6552" w:rsidRPr="00441CD2" w:rsidRDefault="00CF6552" w:rsidP="00AC0D43">
            <w:pPr>
              <w:pStyle w:val="TableParagraph"/>
              <w:numPr>
                <w:ilvl w:val="0"/>
                <w:numId w:val="47"/>
              </w:numPr>
              <w:spacing w:before="2"/>
              <w:ind w:left="130" w:right="61" w:hanging="130"/>
              <w:rPr>
                <w:rFonts w:ascii="Times New Roman" w:hAnsi="Times New Roman" w:cs="Times New Roman"/>
              </w:rPr>
            </w:pPr>
            <w:r w:rsidRPr="00441CD2">
              <w:rPr>
                <w:rFonts w:ascii="Times New Roman" w:hAnsi="Times New Roman" w:cs="Times New Roman"/>
              </w:rPr>
              <w:t>Revisión bibliográfica complementaria.</w:t>
            </w:r>
          </w:p>
          <w:p w14:paraId="7B1063A6" w14:textId="182B26D5" w:rsidR="00CF6552" w:rsidRPr="00441CD2" w:rsidRDefault="00CF6552" w:rsidP="00AC0D43">
            <w:pPr>
              <w:pStyle w:val="TableParagraph"/>
              <w:numPr>
                <w:ilvl w:val="0"/>
                <w:numId w:val="47"/>
              </w:numPr>
              <w:spacing w:before="2"/>
              <w:ind w:left="130" w:right="61" w:hanging="130"/>
              <w:rPr>
                <w:rFonts w:ascii="Times New Roman" w:hAnsi="Times New Roman" w:cs="Times New Roman"/>
              </w:rPr>
            </w:pPr>
            <w:r w:rsidRPr="00441CD2">
              <w:rPr>
                <w:rFonts w:ascii="Times New Roman" w:hAnsi="Times New Roman" w:cs="Times New Roman"/>
              </w:rPr>
              <w:t>Taller.</w:t>
            </w:r>
          </w:p>
        </w:tc>
        <w:tc>
          <w:tcPr>
            <w:tcW w:w="3119" w:type="dxa"/>
            <w:gridSpan w:val="2"/>
          </w:tcPr>
          <w:p w14:paraId="29969053" w14:textId="5F26ECF1" w:rsidR="00CF6552" w:rsidRPr="00441CD2" w:rsidRDefault="00CF6552" w:rsidP="00CF6552">
            <w:pPr>
              <w:pStyle w:val="TableParagraph"/>
              <w:ind w:left="107"/>
              <w:rPr>
                <w:rFonts w:ascii="Times New Roman" w:hAnsi="Times New Roman" w:cs="Times New Roman"/>
              </w:rPr>
            </w:pPr>
            <w:r w:rsidRPr="00441CD2">
              <w:rPr>
                <w:rFonts w:ascii="Times New Roman" w:hAnsi="Times New Roman" w:cs="Times New Roman"/>
              </w:rPr>
              <w:t>Organiza y registra información relevante para fortalecer la justificación y delimitación del estudio.</w:t>
            </w:r>
          </w:p>
        </w:tc>
        <w:tc>
          <w:tcPr>
            <w:tcW w:w="1833" w:type="dxa"/>
            <w:vMerge/>
            <w:tcBorders>
              <w:top w:val="nil"/>
            </w:tcBorders>
          </w:tcPr>
          <w:p w14:paraId="102B8DEE" w14:textId="77777777" w:rsidR="00CF6552" w:rsidRPr="00441CD2" w:rsidRDefault="00CF6552" w:rsidP="00CF6552">
            <w:pPr>
              <w:rPr>
                <w:rFonts w:ascii="Times New Roman" w:hAnsi="Times New Roman" w:cs="Times New Roman"/>
              </w:rPr>
            </w:pPr>
          </w:p>
        </w:tc>
      </w:tr>
      <w:tr w:rsidR="00CF6552" w:rsidRPr="00441CD2" w14:paraId="52A179FD" w14:textId="77777777" w:rsidTr="00AC0D43">
        <w:trPr>
          <w:gridBefore w:val="1"/>
          <w:wBefore w:w="10" w:type="dxa"/>
          <w:trHeight w:val="560"/>
        </w:trPr>
        <w:tc>
          <w:tcPr>
            <w:tcW w:w="1417" w:type="dxa"/>
          </w:tcPr>
          <w:p w14:paraId="427AC6A8" w14:textId="02535AE7" w:rsidR="00CF6552" w:rsidRPr="00441CD2" w:rsidRDefault="00CF6552" w:rsidP="00CF6552">
            <w:pPr>
              <w:pStyle w:val="TableParagraph"/>
              <w:jc w:val="center"/>
              <w:rPr>
                <w:rFonts w:ascii="Times New Roman" w:hAnsi="Times New Roman" w:cs="Times New Roman"/>
              </w:rPr>
            </w:pPr>
            <w:r w:rsidRPr="00441CD2">
              <w:rPr>
                <w:rFonts w:ascii="Times New Roman" w:hAnsi="Times New Roman" w:cs="Times New Roman"/>
                <w:b/>
                <w:bCs/>
                <w:spacing w:val="-5"/>
                <w:lang w:val="es-PE"/>
              </w:rPr>
              <w:t>SESION 12</w:t>
            </w:r>
          </w:p>
        </w:tc>
        <w:tc>
          <w:tcPr>
            <w:tcW w:w="2835" w:type="dxa"/>
          </w:tcPr>
          <w:p w14:paraId="76BA448D" w14:textId="3DCD00ED" w:rsidR="00CF6552" w:rsidRPr="00441CD2" w:rsidRDefault="00CF6552" w:rsidP="00AC0D43">
            <w:pPr>
              <w:pStyle w:val="TableParagraph"/>
              <w:numPr>
                <w:ilvl w:val="0"/>
                <w:numId w:val="47"/>
              </w:numPr>
              <w:ind w:left="130" w:hanging="130"/>
              <w:rPr>
                <w:rFonts w:ascii="Times New Roman" w:hAnsi="Times New Roman" w:cs="Times New Roman"/>
              </w:rPr>
            </w:pPr>
            <w:r w:rsidRPr="00441CD2">
              <w:rPr>
                <w:rFonts w:ascii="Times New Roman" w:hAnsi="Times New Roman" w:cs="Times New Roman"/>
              </w:rPr>
              <w:t>Evaluación de la unidad.</w:t>
            </w:r>
          </w:p>
        </w:tc>
        <w:tc>
          <w:tcPr>
            <w:tcW w:w="3119" w:type="dxa"/>
            <w:gridSpan w:val="2"/>
          </w:tcPr>
          <w:p w14:paraId="62E4C7DC" w14:textId="49DBACA6" w:rsidR="00CF6552" w:rsidRPr="00441CD2" w:rsidRDefault="00CF6552" w:rsidP="00CF6552">
            <w:pPr>
              <w:pStyle w:val="TableParagraph"/>
              <w:ind w:left="106" w:right="51"/>
              <w:rPr>
                <w:rFonts w:ascii="Times New Roman" w:hAnsi="Times New Roman" w:cs="Times New Roman"/>
              </w:rPr>
            </w:pPr>
            <w:r w:rsidRPr="00441CD2">
              <w:rPr>
                <w:rFonts w:ascii="Times New Roman" w:hAnsi="Times New Roman" w:cs="Times New Roman"/>
              </w:rPr>
              <w:t>Sustenta con claridad la justificación y delimitación de la investigación mediante argumentación académica.</w:t>
            </w:r>
          </w:p>
        </w:tc>
        <w:tc>
          <w:tcPr>
            <w:tcW w:w="1833" w:type="dxa"/>
            <w:vMerge/>
            <w:tcBorders>
              <w:top w:val="nil"/>
            </w:tcBorders>
          </w:tcPr>
          <w:p w14:paraId="7DD43FD3" w14:textId="77777777" w:rsidR="00CF6552" w:rsidRPr="00441CD2" w:rsidRDefault="00CF6552" w:rsidP="00CF6552">
            <w:pPr>
              <w:rPr>
                <w:rFonts w:ascii="Times New Roman" w:hAnsi="Times New Roman" w:cs="Times New Roman"/>
              </w:rPr>
            </w:pPr>
          </w:p>
        </w:tc>
      </w:tr>
    </w:tbl>
    <w:p w14:paraId="17D1ADF6" w14:textId="77777777" w:rsidR="002A43D3" w:rsidRPr="00441CD2" w:rsidRDefault="002A43D3" w:rsidP="00584C4B">
      <w:pPr>
        <w:pStyle w:val="Textoindependiente"/>
        <w:rPr>
          <w:rFonts w:ascii="Times New Roman" w:hAnsi="Times New Roman" w:cs="Times New Roman"/>
          <w:b/>
          <w:sz w:val="22"/>
          <w:szCs w:val="22"/>
        </w:rPr>
      </w:pPr>
    </w:p>
    <w:p w14:paraId="7E02C480" w14:textId="3E07E2E7" w:rsidR="002A43D3" w:rsidRPr="00441CD2" w:rsidRDefault="002A43D3" w:rsidP="00584C4B">
      <w:pPr>
        <w:pStyle w:val="Textoindependiente"/>
        <w:rPr>
          <w:rFonts w:ascii="Times New Roman" w:hAnsi="Times New Roman" w:cs="Times New Roman"/>
          <w:b/>
          <w:sz w:val="22"/>
          <w:szCs w:val="22"/>
        </w:rPr>
      </w:pPr>
    </w:p>
    <w:p w14:paraId="59A666C5" w14:textId="77777777" w:rsidR="00FD36DA" w:rsidRPr="00441CD2" w:rsidRDefault="00FD36DA" w:rsidP="00584C4B">
      <w:pPr>
        <w:pStyle w:val="Textoindependiente"/>
        <w:rPr>
          <w:rFonts w:ascii="Times New Roman" w:hAnsi="Times New Roman" w:cs="Times New Roman"/>
          <w:b/>
          <w:sz w:val="22"/>
          <w:szCs w:val="22"/>
        </w:rPr>
      </w:pPr>
    </w:p>
    <w:p w14:paraId="1C60AB81" w14:textId="77777777" w:rsidR="00FD36DA" w:rsidRDefault="00FD36DA" w:rsidP="00584C4B">
      <w:pPr>
        <w:pStyle w:val="Textoindependiente"/>
        <w:rPr>
          <w:rFonts w:ascii="Times New Roman" w:hAnsi="Times New Roman" w:cs="Times New Roman"/>
          <w:b/>
          <w:sz w:val="22"/>
          <w:szCs w:val="22"/>
        </w:rPr>
      </w:pPr>
    </w:p>
    <w:p w14:paraId="7D57FF8B" w14:textId="77777777" w:rsidR="00441CD2" w:rsidRDefault="00441CD2" w:rsidP="00584C4B">
      <w:pPr>
        <w:pStyle w:val="Textoindependiente"/>
        <w:rPr>
          <w:rFonts w:ascii="Times New Roman" w:hAnsi="Times New Roman" w:cs="Times New Roman"/>
          <w:b/>
          <w:sz w:val="22"/>
          <w:szCs w:val="22"/>
        </w:rPr>
      </w:pPr>
    </w:p>
    <w:p w14:paraId="1E5ADEBE" w14:textId="77777777" w:rsidR="00441CD2" w:rsidRDefault="00441CD2" w:rsidP="00584C4B">
      <w:pPr>
        <w:pStyle w:val="Textoindependiente"/>
        <w:rPr>
          <w:rFonts w:ascii="Times New Roman" w:hAnsi="Times New Roman" w:cs="Times New Roman"/>
          <w:b/>
          <w:sz w:val="22"/>
          <w:szCs w:val="22"/>
        </w:rPr>
      </w:pPr>
    </w:p>
    <w:p w14:paraId="24A4559C" w14:textId="77777777" w:rsidR="00441CD2" w:rsidRDefault="00441CD2" w:rsidP="00584C4B">
      <w:pPr>
        <w:pStyle w:val="Textoindependiente"/>
        <w:rPr>
          <w:rFonts w:ascii="Times New Roman" w:hAnsi="Times New Roman" w:cs="Times New Roman"/>
          <w:b/>
          <w:sz w:val="22"/>
          <w:szCs w:val="22"/>
        </w:rPr>
      </w:pPr>
    </w:p>
    <w:p w14:paraId="5A262857" w14:textId="77777777" w:rsidR="00441CD2" w:rsidRDefault="00441CD2" w:rsidP="00584C4B">
      <w:pPr>
        <w:pStyle w:val="Textoindependiente"/>
        <w:rPr>
          <w:rFonts w:ascii="Times New Roman" w:hAnsi="Times New Roman" w:cs="Times New Roman"/>
          <w:b/>
          <w:sz w:val="22"/>
          <w:szCs w:val="22"/>
        </w:rPr>
      </w:pPr>
    </w:p>
    <w:p w14:paraId="16EB63A2" w14:textId="77777777" w:rsidR="00441CD2" w:rsidRDefault="00441CD2" w:rsidP="00584C4B">
      <w:pPr>
        <w:pStyle w:val="Textoindependiente"/>
        <w:rPr>
          <w:rFonts w:ascii="Times New Roman" w:hAnsi="Times New Roman" w:cs="Times New Roman"/>
          <w:b/>
          <w:sz w:val="22"/>
          <w:szCs w:val="22"/>
        </w:rPr>
      </w:pPr>
    </w:p>
    <w:p w14:paraId="183E58AF" w14:textId="77777777" w:rsidR="00441CD2" w:rsidRDefault="00441CD2" w:rsidP="00584C4B">
      <w:pPr>
        <w:pStyle w:val="Textoindependiente"/>
        <w:rPr>
          <w:rFonts w:ascii="Times New Roman" w:hAnsi="Times New Roman" w:cs="Times New Roman"/>
          <w:b/>
          <w:sz w:val="22"/>
          <w:szCs w:val="22"/>
        </w:rPr>
      </w:pPr>
    </w:p>
    <w:p w14:paraId="76A81CC3" w14:textId="77777777" w:rsidR="00441CD2" w:rsidRDefault="00441CD2" w:rsidP="00584C4B">
      <w:pPr>
        <w:pStyle w:val="Textoindependiente"/>
        <w:rPr>
          <w:rFonts w:ascii="Times New Roman" w:hAnsi="Times New Roman" w:cs="Times New Roman"/>
          <w:b/>
          <w:sz w:val="22"/>
          <w:szCs w:val="22"/>
        </w:rPr>
      </w:pPr>
    </w:p>
    <w:p w14:paraId="6929014B" w14:textId="77777777" w:rsidR="00441CD2" w:rsidRDefault="00441CD2" w:rsidP="00584C4B">
      <w:pPr>
        <w:pStyle w:val="Textoindependiente"/>
        <w:rPr>
          <w:rFonts w:ascii="Times New Roman" w:hAnsi="Times New Roman" w:cs="Times New Roman"/>
          <w:b/>
          <w:sz w:val="22"/>
          <w:szCs w:val="22"/>
        </w:rPr>
      </w:pPr>
    </w:p>
    <w:p w14:paraId="2122A860" w14:textId="77777777" w:rsidR="00441CD2" w:rsidRPr="00441CD2" w:rsidRDefault="00441CD2" w:rsidP="00584C4B">
      <w:pPr>
        <w:pStyle w:val="Textoindependiente"/>
        <w:rPr>
          <w:rFonts w:ascii="Times New Roman" w:hAnsi="Times New Roman" w:cs="Times New Roman"/>
          <w:b/>
          <w:sz w:val="22"/>
          <w:szCs w:val="22"/>
        </w:rPr>
      </w:pPr>
    </w:p>
    <w:p w14:paraId="61C46348" w14:textId="77777777" w:rsidR="00422768" w:rsidRPr="00441CD2" w:rsidRDefault="00422768" w:rsidP="00584C4B">
      <w:pPr>
        <w:pStyle w:val="Textoindependiente"/>
        <w:rPr>
          <w:rFonts w:ascii="Times New Roman" w:hAnsi="Times New Roman" w:cs="Times New Roman"/>
          <w:b/>
          <w:sz w:val="22"/>
          <w:szCs w:val="22"/>
        </w:rPr>
      </w:pPr>
    </w:p>
    <w:p w14:paraId="75705F7A" w14:textId="77777777" w:rsidR="00FD36DA" w:rsidRPr="00441CD2" w:rsidRDefault="00FD36DA" w:rsidP="00584C4B">
      <w:pPr>
        <w:pStyle w:val="Textoindependiente"/>
        <w:rPr>
          <w:rFonts w:ascii="Times New Roman" w:hAnsi="Times New Roman" w:cs="Times New Roman"/>
          <w:b/>
          <w:sz w:val="22"/>
          <w:szCs w:val="22"/>
        </w:rPr>
      </w:pPr>
    </w:p>
    <w:p w14:paraId="252CF535" w14:textId="77777777" w:rsidR="00FD36DA" w:rsidRPr="00441CD2" w:rsidRDefault="00FD36DA" w:rsidP="00584C4B">
      <w:pPr>
        <w:pStyle w:val="Textoindependiente"/>
        <w:rPr>
          <w:rFonts w:ascii="Times New Roman" w:hAnsi="Times New Roman" w:cs="Times New Roman"/>
          <w:b/>
          <w:sz w:val="22"/>
          <w:szCs w:val="22"/>
        </w:rPr>
      </w:pPr>
    </w:p>
    <w:p w14:paraId="2FC5F63E" w14:textId="77777777" w:rsidR="00FD36DA" w:rsidRPr="00441CD2" w:rsidRDefault="00FD36DA" w:rsidP="00584C4B">
      <w:pPr>
        <w:pStyle w:val="Textoindependiente"/>
        <w:rPr>
          <w:rFonts w:ascii="Times New Roman" w:hAnsi="Times New Roman" w:cs="Times New Roman"/>
          <w:b/>
          <w:sz w:val="22"/>
          <w:szCs w:val="22"/>
        </w:rPr>
      </w:pPr>
    </w:p>
    <w:p w14:paraId="6D030D0B" w14:textId="6617C84C" w:rsidR="00FD36DA" w:rsidRPr="00441CD2" w:rsidDel="003C3E17" w:rsidRDefault="00FD36DA" w:rsidP="00584C4B">
      <w:pPr>
        <w:pStyle w:val="Textoindependiente"/>
        <w:rPr>
          <w:del w:id="0" w:author="OFFICE FIIS ADM 01" w:date="2026-03-31T22:30:00Z" w16du:dateUtc="2026-04-01T03:30:00Z"/>
          <w:rFonts w:ascii="Times New Roman" w:hAnsi="Times New Roman" w:cs="Times New Roman"/>
          <w:b/>
          <w:sz w:val="22"/>
          <w:szCs w:val="22"/>
        </w:rPr>
      </w:pPr>
    </w:p>
    <w:p w14:paraId="24B8D3EB" w14:textId="63E97304" w:rsidR="00FD36DA" w:rsidRPr="00441CD2" w:rsidDel="003C3E17" w:rsidRDefault="00FD36DA" w:rsidP="00584C4B">
      <w:pPr>
        <w:pStyle w:val="Textoindependiente"/>
        <w:rPr>
          <w:del w:id="1" w:author="OFFICE FIIS ADM 01" w:date="2026-03-31T22:30:00Z" w16du:dateUtc="2026-04-01T03:30:00Z"/>
          <w:rFonts w:ascii="Times New Roman" w:hAnsi="Times New Roman" w:cs="Times New Roman"/>
          <w:b/>
          <w:sz w:val="22"/>
          <w:szCs w:val="22"/>
        </w:rPr>
      </w:pPr>
    </w:p>
    <w:p w14:paraId="4FEDCFB7" w14:textId="0DEE429D" w:rsidR="00FD36DA" w:rsidRPr="00441CD2" w:rsidDel="003C3E17" w:rsidRDefault="00FD36DA" w:rsidP="00584C4B">
      <w:pPr>
        <w:pStyle w:val="Textoindependiente"/>
        <w:rPr>
          <w:del w:id="2" w:author="OFFICE FIIS ADM 01" w:date="2026-03-31T22:30:00Z" w16du:dateUtc="2026-04-01T03:30:00Z"/>
          <w:rFonts w:ascii="Times New Roman" w:hAnsi="Times New Roman" w:cs="Times New Roman"/>
          <w:b/>
          <w:sz w:val="22"/>
          <w:szCs w:val="22"/>
        </w:rPr>
      </w:pPr>
    </w:p>
    <w:p w14:paraId="3AD68BDD" w14:textId="087E3291" w:rsidR="00FD36DA" w:rsidRPr="00441CD2" w:rsidDel="003C3E17" w:rsidRDefault="00FD36DA" w:rsidP="00584C4B">
      <w:pPr>
        <w:pStyle w:val="Textoindependiente"/>
        <w:rPr>
          <w:del w:id="3" w:author="OFFICE FIIS ADM 01" w:date="2026-03-31T22:30:00Z" w16du:dateUtc="2026-04-01T03:30:00Z"/>
          <w:rFonts w:ascii="Times New Roman" w:hAnsi="Times New Roman" w:cs="Times New Roman"/>
          <w:b/>
          <w:sz w:val="22"/>
          <w:szCs w:val="22"/>
        </w:rPr>
      </w:pPr>
    </w:p>
    <w:p w14:paraId="174B3375" w14:textId="6C669A9F" w:rsidR="00FD36DA" w:rsidRPr="00441CD2" w:rsidDel="003C3E17" w:rsidRDefault="00FD36DA" w:rsidP="00584C4B">
      <w:pPr>
        <w:pStyle w:val="Textoindependiente"/>
        <w:rPr>
          <w:del w:id="4" w:author="OFFICE FIIS ADM 01" w:date="2026-03-31T22:30:00Z" w16du:dateUtc="2026-04-01T03:30:00Z"/>
          <w:rFonts w:ascii="Times New Roman" w:hAnsi="Times New Roman" w:cs="Times New Roman"/>
          <w:b/>
          <w:sz w:val="22"/>
          <w:szCs w:val="22"/>
        </w:rPr>
      </w:pPr>
    </w:p>
    <w:p w14:paraId="50C6C4A5" w14:textId="3746BD93" w:rsidR="00FD36DA" w:rsidRPr="00441CD2" w:rsidDel="003C3E17" w:rsidRDefault="00FD36DA" w:rsidP="00584C4B">
      <w:pPr>
        <w:pStyle w:val="Textoindependiente"/>
        <w:rPr>
          <w:del w:id="5" w:author="OFFICE FIIS ADM 01" w:date="2026-03-31T22:30:00Z" w16du:dateUtc="2026-04-01T03:30:00Z"/>
          <w:rFonts w:ascii="Times New Roman" w:hAnsi="Times New Roman" w:cs="Times New Roman"/>
          <w:b/>
          <w:sz w:val="22"/>
          <w:szCs w:val="22"/>
        </w:rPr>
      </w:pPr>
    </w:p>
    <w:p w14:paraId="71E2DB46" w14:textId="2FE374F7" w:rsidR="00FD36DA" w:rsidRPr="00441CD2" w:rsidDel="003C3E17" w:rsidRDefault="00FD36DA" w:rsidP="00584C4B">
      <w:pPr>
        <w:pStyle w:val="Textoindependiente"/>
        <w:rPr>
          <w:del w:id="6" w:author="OFFICE FIIS ADM 01" w:date="2026-03-31T22:30:00Z" w16du:dateUtc="2026-04-01T03:30:00Z"/>
          <w:rFonts w:ascii="Times New Roman" w:hAnsi="Times New Roman" w:cs="Times New Roman"/>
          <w:b/>
          <w:sz w:val="22"/>
          <w:szCs w:val="22"/>
        </w:rPr>
      </w:pPr>
    </w:p>
    <w:p w14:paraId="3AA0F941" w14:textId="262C9E5D" w:rsidR="00FD36DA" w:rsidRPr="00441CD2" w:rsidDel="003C3E17" w:rsidRDefault="00FD36DA" w:rsidP="00584C4B">
      <w:pPr>
        <w:pStyle w:val="Textoindependiente"/>
        <w:rPr>
          <w:del w:id="7" w:author="OFFICE FIIS ADM 01" w:date="2026-03-31T22:30:00Z" w16du:dateUtc="2026-04-01T03:30:00Z"/>
          <w:rFonts w:ascii="Times New Roman" w:hAnsi="Times New Roman" w:cs="Times New Roman"/>
          <w:b/>
          <w:sz w:val="22"/>
          <w:szCs w:val="22"/>
        </w:rPr>
      </w:pPr>
    </w:p>
    <w:p w14:paraId="742C2D5A" w14:textId="640E86D1" w:rsidR="00FD36DA" w:rsidRPr="00441CD2" w:rsidDel="003C3E17" w:rsidRDefault="00FD36DA" w:rsidP="00584C4B">
      <w:pPr>
        <w:pStyle w:val="Textoindependiente"/>
        <w:rPr>
          <w:del w:id="8" w:author="OFFICE FIIS ADM 01" w:date="2026-03-31T22:30:00Z" w16du:dateUtc="2026-04-01T03:30:00Z"/>
          <w:rFonts w:ascii="Times New Roman" w:hAnsi="Times New Roman" w:cs="Times New Roman"/>
          <w:b/>
          <w:sz w:val="22"/>
          <w:szCs w:val="22"/>
        </w:rPr>
      </w:pPr>
    </w:p>
    <w:p w14:paraId="48D10DB8" w14:textId="05BB200C" w:rsidR="00FD36DA" w:rsidRPr="00441CD2" w:rsidDel="003C3E17" w:rsidRDefault="00FD36DA" w:rsidP="00584C4B">
      <w:pPr>
        <w:pStyle w:val="Textoindependiente"/>
        <w:rPr>
          <w:del w:id="9" w:author="OFFICE FIIS ADM 01" w:date="2026-03-31T22:30:00Z" w16du:dateUtc="2026-04-01T03:30:00Z"/>
          <w:rFonts w:ascii="Times New Roman" w:hAnsi="Times New Roman" w:cs="Times New Roman"/>
          <w:b/>
          <w:sz w:val="22"/>
          <w:szCs w:val="22"/>
        </w:rPr>
      </w:pPr>
    </w:p>
    <w:p w14:paraId="2DF6A39E" w14:textId="006B6B5C" w:rsidR="00FD36DA" w:rsidRPr="00441CD2" w:rsidDel="003C3E17" w:rsidRDefault="00FD36DA" w:rsidP="00584C4B">
      <w:pPr>
        <w:pStyle w:val="Textoindependiente"/>
        <w:rPr>
          <w:del w:id="10" w:author="OFFICE FIIS ADM 01" w:date="2026-03-31T22:30:00Z" w16du:dateUtc="2026-04-01T03:30:00Z"/>
          <w:rFonts w:ascii="Times New Roman" w:hAnsi="Times New Roman" w:cs="Times New Roman"/>
          <w:b/>
          <w:sz w:val="22"/>
          <w:szCs w:val="22"/>
        </w:rPr>
      </w:pPr>
    </w:p>
    <w:p w14:paraId="4F987F19" w14:textId="2850D15A" w:rsidR="00554A65" w:rsidRPr="00441CD2" w:rsidRDefault="00554A65" w:rsidP="00584C4B">
      <w:pPr>
        <w:pStyle w:val="Textoindependiente"/>
        <w:rPr>
          <w:rFonts w:ascii="Times New Roman" w:hAnsi="Times New Roman" w:cs="Times New Roman"/>
          <w:b/>
          <w:sz w:val="22"/>
          <w:szCs w:val="22"/>
        </w:rPr>
      </w:pPr>
    </w:p>
    <w:tbl>
      <w:tblPr>
        <w:tblStyle w:val="TableNormal"/>
        <w:tblW w:w="900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6"/>
        <w:gridCol w:w="2835"/>
        <w:gridCol w:w="806"/>
        <w:gridCol w:w="2312"/>
        <w:gridCol w:w="1776"/>
      </w:tblGrid>
      <w:tr w:rsidR="003C3E17" w:rsidRPr="00441CD2" w14:paraId="2350B24A" w14:textId="77777777" w:rsidTr="00920241">
        <w:trPr>
          <w:trHeight w:val="585"/>
        </w:trPr>
        <w:tc>
          <w:tcPr>
            <w:tcW w:w="9005" w:type="dxa"/>
            <w:gridSpan w:val="5"/>
            <w:shd w:val="clear" w:color="auto" w:fill="8FEAFF"/>
          </w:tcPr>
          <w:p w14:paraId="257DFCC1" w14:textId="77777777" w:rsidR="002A43D3" w:rsidRPr="00441CD2" w:rsidRDefault="00762CE3" w:rsidP="00584C4B">
            <w:pPr>
              <w:pStyle w:val="TableParagraph"/>
              <w:spacing w:before="2"/>
              <w:ind w:left="24" w:right="7"/>
              <w:jc w:val="center"/>
              <w:rPr>
                <w:rFonts w:ascii="Times New Roman" w:hAnsi="Times New Roman" w:cs="Times New Roman"/>
                <w:b/>
              </w:rPr>
            </w:pPr>
            <w:r w:rsidRPr="00441CD2">
              <w:rPr>
                <w:rFonts w:ascii="Times New Roman" w:hAnsi="Times New Roman" w:cs="Times New Roman"/>
                <w:b/>
              </w:rPr>
              <w:lastRenderedPageBreak/>
              <w:t>UNIDAD</w:t>
            </w:r>
            <w:r w:rsidRPr="00441CD2">
              <w:rPr>
                <w:rFonts w:ascii="Times New Roman" w:hAnsi="Times New Roman" w:cs="Times New Roman"/>
                <w:b/>
                <w:spacing w:val="-2"/>
              </w:rPr>
              <w:t xml:space="preserve"> </w:t>
            </w:r>
            <w:r w:rsidRPr="00441CD2">
              <w:rPr>
                <w:rFonts w:ascii="Times New Roman" w:hAnsi="Times New Roman" w:cs="Times New Roman"/>
                <w:b/>
              </w:rPr>
              <w:t>DE</w:t>
            </w:r>
            <w:r w:rsidRPr="00441CD2">
              <w:rPr>
                <w:rFonts w:ascii="Times New Roman" w:hAnsi="Times New Roman" w:cs="Times New Roman"/>
                <w:b/>
                <w:spacing w:val="-3"/>
              </w:rPr>
              <w:t xml:space="preserve"> </w:t>
            </w:r>
            <w:r w:rsidRPr="00441CD2">
              <w:rPr>
                <w:rFonts w:ascii="Times New Roman" w:hAnsi="Times New Roman" w:cs="Times New Roman"/>
                <w:b/>
              </w:rPr>
              <w:t>APRENDIZAJE</w:t>
            </w:r>
            <w:r w:rsidRPr="00441CD2">
              <w:rPr>
                <w:rFonts w:ascii="Times New Roman" w:hAnsi="Times New Roman" w:cs="Times New Roman"/>
                <w:b/>
                <w:spacing w:val="-3"/>
              </w:rPr>
              <w:t xml:space="preserve"> </w:t>
            </w:r>
            <w:r w:rsidRPr="00441CD2">
              <w:rPr>
                <w:rFonts w:ascii="Times New Roman" w:hAnsi="Times New Roman" w:cs="Times New Roman"/>
                <w:b/>
              </w:rPr>
              <w:t xml:space="preserve">N° </w:t>
            </w:r>
            <w:r w:rsidRPr="00441CD2">
              <w:rPr>
                <w:rFonts w:ascii="Times New Roman" w:hAnsi="Times New Roman" w:cs="Times New Roman"/>
                <w:b/>
                <w:spacing w:val="-5"/>
              </w:rPr>
              <w:t>IV</w:t>
            </w:r>
          </w:p>
          <w:p w14:paraId="71168362" w14:textId="77777777" w:rsidR="00FD36DA" w:rsidRPr="00441CD2" w:rsidRDefault="00FD36DA" w:rsidP="00FD36DA">
            <w:pPr>
              <w:pStyle w:val="TableParagraph"/>
              <w:ind w:left="24" w:right="6"/>
              <w:jc w:val="center"/>
              <w:rPr>
                <w:rFonts w:ascii="Times New Roman" w:hAnsi="Times New Roman" w:cs="Times New Roman"/>
                <w:lang w:val="es-PE"/>
              </w:rPr>
            </w:pPr>
            <w:r w:rsidRPr="00441CD2">
              <w:rPr>
                <w:rFonts w:ascii="Times New Roman" w:hAnsi="Times New Roman" w:cs="Times New Roman"/>
                <w:lang w:val="es-PE"/>
              </w:rPr>
              <w:t>Construcción del marco teórico. El trabajo de campo: recolección</w:t>
            </w:r>
          </w:p>
          <w:p w14:paraId="6D56503A" w14:textId="07BB2E88" w:rsidR="002A43D3" w:rsidRPr="00441CD2" w:rsidRDefault="00FD36DA" w:rsidP="00FD36DA">
            <w:pPr>
              <w:pStyle w:val="TableParagraph"/>
              <w:ind w:left="24" w:right="6"/>
              <w:jc w:val="center"/>
              <w:rPr>
                <w:rFonts w:ascii="Times New Roman" w:hAnsi="Times New Roman" w:cs="Times New Roman"/>
              </w:rPr>
            </w:pPr>
            <w:r w:rsidRPr="00441CD2">
              <w:rPr>
                <w:rFonts w:ascii="Times New Roman" w:hAnsi="Times New Roman" w:cs="Times New Roman"/>
                <w:lang w:val="es-PE"/>
              </w:rPr>
              <w:t>de los datos. Análisis de los datos.</w:t>
            </w:r>
          </w:p>
        </w:tc>
      </w:tr>
      <w:tr w:rsidR="003C3E17" w:rsidRPr="00441CD2" w14:paraId="0D19734F" w14:textId="77777777" w:rsidTr="00920241">
        <w:trPr>
          <w:trHeight w:val="438"/>
        </w:trPr>
        <w:tc>
          <w:tcPr>
            <w:tcW w:w="4917" w:type="dxa"/>
            <w:gridSpan w:val="3"/>
          </w:tcPr>
          <w:p w14:paraId="69D4860A" w14:textId="078B72B4" w:rsidR="002A43D3" w:rsidRPr="00441CD2" w:rsidRDefault="00762CE3" w:rsidP="00584C4B">
            <w:pPr>
              <w:pStyle w:val="TableParagraph"/>
              <w:ind w:left="107"/>
              <w:rPr>
                <w:rFonts w:ascii="Times New Roman" w:hAnsi="Times New Roman" w:cs="Times New Roman"/>
              </w:rPr>
            </w:pPr>
            <w:r w:rsidRPr="00441CD2">
              <w:rPr>
                <w:rFonts w:ascii="Times New Roman" w:hAnsi="Times New Roman" w:cs="Times New Roman"/>
              </w:rPr>
              <w:t>Inicio:</w:t>
            </w:r>
            <w:r w:rsidRPr="00441CD2">
              <w:rPr>
                <w:rFonts w:ascii="Times New Roman" w:hAnsi="Times New Roman" w:cs="Times New Roman"/>
                <w:spacing w:val="1"/>
              </w:rPr>
              <w:t xml:space="preserve"> </w:t>
            </w:r>
            <w:r w:rsidR="00DB787E" w:rsidRPr="00441CD2">
              <w:rPr>
                <w:rFonts w:ascii="Times New Roman" w:hAnsi="Times New Roman" w:cs="Times New Roman"/>
                <w:spacing w:val="1"/>
              </w:rPr>
              <w:t>23</w:t>
            </w:r>
            <w:r w:rsidRPr="00441CD2">
              <w:rPr>
                <w:rFonts w:ascii="Times New Roman" w:hAnsi="Times New Roman" w:cs="Times New Roman"/>
                <w:spacing w:val="-2"/>
              </w:rPr>
              <w:t>/</w:t>
            </w:r>
            <w:r w:rsidR="00DB787E" w:rsidRPr="00441CD2">
              <w:rPr>
                <w:rFonts w:ascii="Times New Roman" w:hAnsi="Times New Roman" w:cs="Times New Roman"/>
                <w:spacing w:val="-2"/>
              </w:rPr>
              <w:t>11</w:t>
            </w:r>
            <w:r w:rsidRPr="00441CD2">
              <w:rPr>
                <w:rFonts w:ascii="Times New Roman" w:hAnsi="Times New Roman" w:cs="Times New Roman"/>
                <w:spacing w:val="-2"/>
              </w:rPr>
              <w:t>/</w:t>
            </w:r>
            <w:r w:rsidR="006E70B2" w:rsidRPr="00441CD2">
              <w:rPr>
                <w:rFonts w:ascii="Times New Roman" w:hAnsi="Times New Roman" w:cs="Times New Roman"/>
                <w:spacing w:val="-2"/>
              </w:rPr>
              <w:t>2026</w:t>
            </w:r>
          </w:p>
        </w:tc>
        <w:tc>
          <w:tcPr>
            <w:tcW w:w="4088" w:type="dxa"/>
            <w:gridSpan w:val="2"/>
          </w:tcPr>
          <w:p w14:paraId="19272093" w14:textId="0B361BC7" w:rsidR="002A43D3" w:rsidRPr="00441CD2" w:rsidRDefault="00762CE3" w:rsidP="00584C4B">
            <w:pPr>
              <w:pStyle w:val="TableParagraph"/>
              <w:ind w:left="107"/>
              <w:rPr>
                <w:rFonts w:ascii="Times New Roman" w:hAnsi="Times New Roman" w:cs="Times New Roman"/>
              </w:rPr>
            </w:pPr>
            <w:r w:rsidRPr="00441CD2">
              <w:rPr>
                <w:rFonts w:ascii="Times New Roman" w:hAnsi="Times New Roman" w:cs="Times New Roman"/>
              </w:rPr>
              <w:t>Termino:</w:t>
            </w:r>
            <w:r w:rsidRPr="00441CD2">
              <w:rPr>
                <w:rFonts w:ascii="Times New Roman" w:hAnsi="Times New Roman" w:cs="Times New Roman"/>
                <w:spacing w:val="-2"/>
              </w:rPr>
              <w:t xml:space="preserve"> </w:t>
            </w:r>
            <w:r w:rsidR="00DB787E" w:rsidRPr="00441CD2">
              <w:rPr>
                <w:rFonts w:ascii="Times New Roman" w:hAnsi="Times New Roman" w:cs="Times New Roman"/>
                <w:spacing w:val="-2"/>
              </w:rPr>
              <w:t>19/12</w:t>
            </w:r>
            <w:r w:rsidRPr="00441CD2">
              <w:rPr>
                <w:rFonts w:ascii="Times New Roman" w:hAnsi="Times New Roman" w:cs="Times New Roman"/>
                <w:spacing w:val="-2"/>
              </w:rPr>
              <w:t>/</w:t>
            </w:r>
            <w:r w:rsidR="006E70B2" w:rsidRPr="00441CD2">
              <w:rPr>
                <w:rFonts w:ascii="Times New Roman" w:hAnsi="Times New Roman" w:cs="Times New Roman"/>
                <w:spacing w:val="-2"/>
              </w:rPr>
              <w:t>2026</w:t>
            </w:r>
          </w:p>
        </w:tc>
      </w:tr>
      <w:tr w:rsidR="003C3E17" w:rsidRPr="00441CD2" w14:paraId="0D4CEC1A" w14:textId="77777777" w:rsidTr="00920241">
        <w:trPr>
          <w:trHeight w:val="585"/>
        </w:trPr>
        <w:tc>
          <w:tcPr>
            <w:tcW w:w="9005" w:type="dxa"/>
            <w:gridSpan w:val="5"/>
          </w:tcPr>
          <w:p w14:paraId="775EDCE3" w14:textId="69B65FE1" w:rsidR="002A43D3" w:rsidRPr="00441CD2" w:rsidRDefault="00762CE3" w:rsidP="00FD36DA">
            <w:pPr>
              <w:pStyle w:val="TableParagraph"/>
              <w:spacing w:before="2"/>
              <w:ind w:left="107"/>
              <w:rPr>
                <w:rFonts w:ascii="Times New Roman" w:hAnsi="Times New Roman" w:cs="Times New Roman"/>
              </w:rPr>
            </w:pPr>
            <w:r w:rsidRPr="00441CD2">
              <w:rPr>
                <w:rFonts w:ascii="Times New Roman" w:hAnsi="Times New Roman" w:cs="Times New Roman"/>
                <w:b/>
              </w:rPr>
              <w:t>LOGRO</w:t>
            </w:r>
            <w:r w:rsidRPr="00441CD2">
              <w:rPr>
                <w:rFonts w:ascii="Times New Roman" w:hAnsi="Times New Roman" w:cs="Times New Roman"/>
                <w:b/>
                <w:spacing w:val="1"/>
              </w:rPr>
              <w:t xml:space="preserve"> </w:t>
            </w:r>
            <w:r w:rsidRPr="00441CD2">
              <w:rPr>
                <w:rFonts w:ascii="Times New Roman" w:hAnsi="Times New Roman" w:cs="Times New Roman"/>
                <w:b/>
              </w:rPr>
              <w:t xml:space="preserve">DE </w:t>
            </w:r>
            <w:r w:rsidRPr="00441CD2">
              <w:rPr>
                <w:rFonts w:ascii="Times New Roman" w:hAnsi="Times New Roman" w:cs="Times New Roman"/>
                <w:b/>
                <w:spacing w:val="-2"/>
              </w:rPr>
              <w:t>APRENDIZAJE</w:t>
            </w:r>
            <w:r w:rsidR="00106E27" w:rsidRPr="00441CD2">
              <w:rPr>
                <w:rFonts w:ascii="Times New Roman" w:hAnsi="Times New Roman" w:cs="Times New Roman"/>
                <w:b/>
                <w:spacing w:val="-2"/>
              </w:rPr>
              <w:t xml:space="preserve">: </w:t>
            </w:r>
            <w:r w:rsidR="00FD36DA" w:rsidRPr="00441CD2">
              <w:rPr>
                <w:rFonts w:ascii="Times New Roman" w:hAnsi="Times New Roman" w:cs="Times New Roman"/>
                <w:bCs/>
                <w:spacing w:val="-2"/>
                <w:lang w:val="es-PE"/>
              </w:rPr>
              <w:t>Identifica y comprende, la construcción del marco teórico, las hipótesis y las variables científicas; evalúa y aplica con eficiencia las estrategias respectivas para las condiciones de estudio; valorando la relevancia de estos conocimientos para su trabajo profesional</w:t>
            </w:r>
          </w:p>
        </w:tc>
      </w:tr>
      <w:tr w:rsidR="003C3E17" w:rsidRPr="00441CD2" w14:paraId="7B71FC94" w14:textId="77777777" w:rsidTr="00920241">
        <w:trPr>
          <w:trHeight w:val="586"/>
        </w:trPr>
        <w:tc>
          <w:tcPr>
            <w:tcW w:w="9005" w:type="dxa"/>
            <w:gridSpan w:val="5"/>
          </w:tcPr>
          <w:p w14:paraId="7A7214C1" w14:textId="77777777" w:rsidR="002A43D3" w:rsidRPr="00441CD2" w:rsidRDefault="00762CE3" w:rsidP="00584C4B">
            <w:pPr>
              <w:pStyle w:val="TableParagraph"/>
              <w:ind w:left="107"/>
              <w:rPr>
                <w:rFonts w:ascii="Times New Roman" w:hAnsi="Times New Roman" w:cs="Times New Roman"/>
                <w:b/>
              </w:rPr>
            </w:pPr>
            <w:r w:rsidRPr="00441CD2">
              <w:rPr>
                <w:rFonts w:ascii="Times New Roman" w:hAnsi="Times New Roman" w:cs="Times New Roman"/>
                <w:b/>
              </w:rPr>
              <w:t>PRODUCTO</w:t>
            </w:r>
            <w:r w:rsidRPr="00441CD2">
              <w:rPr>
                <w:rFonts w:ascii="Times New Roman" w:hAnsi="Times New Roman" w:cs="Times New Roman"/>
                <w:b/>
                <w:spacing w:val="1"/>
              </w:rPr>
              <w:t xml:space="preserve"> </w:t>
            </w:r>
            <w:r w:rsidRPr="00441CD2">
              <w:rPr>
                <w:rFonts w:ascii="Times New Roman" w:hAnsi="Times New Roman" w:cs="Times New Roman"/>
                <w:b/>
              </w:rPr>
              <w:t>DE</w:t>
            </w:r>
            <w:r w:rsidRPr="00441CD2">
              <w:rPr>
                <w:rFonts w:ascii="Times New Roman" w:hAnsi="Times New Roman" w:cs="Times New Roman"/>
                <w:b/>
                <w:spacing w:val="-1"/>
              </w:rPr>
              <w:t xml:space="preserve"> </w:t>
            </w:r>
            <w:r w:rsidRPr="00441CD2">
              <w:rPr>
                <w:rFonts w:ascii="Times New Roman" w:hAnsi="Times New Roman" w:cs="Times New Roman"/>
                <w:b/>
                <w:spacing w:val="-2"/>
              </w:rPr>
              <w:t>APRENDIZAJE</w:t>
            </w:r>
          </w:p>
          <w:p w14:paraId="05933557" w14:textId="1A9744A6" w:rsidR="002A43D3" w:rsidRPr="00441CD2" w:rsidRDefault="00FD36DA" w:rsidP="00FD36DA">
            <w:pPr>
              <w:pStyle w:val="TableParagraph"/>
              <w:ind w:left="107"/>
              <w:rPr>
                <w:rFonts w:ascii="Times New Roman" w:hAnsi="Times New Roman" w:cs="Times New Roman"/>
              </w:rPr>
            </w:pPr>
            <w:r w:rsidRPr="00441CD2">
              <w:rPr>
                <w:rFonts w:ascii="Times New Roman" w:hAnsi="Times New Roman" w:cs="Times New Roman"/>
                <w:lang w:val="es-PE"/>
              </w:rPr>
              <w:t>comprender y desarrollar que sustenten el desarrollo de la investigación bajo el enfoque.</w:t>
            </w:r>
          </w:p>
        </w:tc>
      </w:tr>
      <w:tr w:rsidR="003C3E17" w:rsidRPr="00441CD2" w14:paraId="310BED5F" w14:textId="77777777" w:rsidTr="00367D91">
        <w:trPr>
          <w:trHeight w:val="585"/>
        </w:trPr>
        <w:tc>
          <w:tcPr>
            <w:tcW w:w="1276" w:type="dxa"/>
            <w:shd w:val="clear" w:color="auto" w:fill="8FEAFF"/>
          </w:tcPr>
          <w:p w14:paraId="5EF3BFE3" w14:textId="77777777" w:rsidR="002A43D3" w:rsidRPr="00441CD2" w:rsidRDefault="00762CE3" w:rsidP="00584C4B">
            <w:pPr>
              <w:pStyle w:val="TableParagraph"/>
              <w:ind w:left="119"/>
              <w:rPr>
                <w:rFonts w:ascii="Times New Roman" w:hAnsi="Times New Roman" w:cs="Times New Roman"/>
              </w:rPr>
            </w:pPr>
            <w:r w:rsidRPr="00441CD2">
              <w:rPr>
                <w:rFonts w:ascii="Times New Roman" w:hAnsi="Times New Roman" w:cs="Times New Roman"/>
              </w:rPr>
              <w:t>No.</w:t>
            </w:r>
            <w:r w:rsidRPr="00441CD2">
              <w:rPr>
                <w:rFonts w:ascii="Times New Roman" w:hAnsi="Times New Roman" w:cs="Times New Roman"/>
                <w:spacing w:val="3"/>
              </w:rPr>
              <w:t xml:space="preserve"> </w:t>
            </w:r>
            <w:r w:rsidRPr="00441CD2">
              <w:rPr>
                <w:rFonts w:ascii="Times New Roman" w:hAnsi="Times New Roman" w:cs="Times New Roman"/>
                <w:spacing w:val="-2"/>
              </w:rPr>
              <w:t>Sesión</w:t>
            </w:r>
          </w:p>
          <w:p w14:paraId="481546B3" w14:textId="77777777" w:rsidR="002A43D3" w:rsidRPr="00441CD2" w:rsidRDefault="00762CE3" w:rsidP="00584C4B">
            <w:pPr>
              <w:pStyle w:val="TableParagraph"/>
              <w:ind w:left="171"/>
              <w:rPr>
                <w:rFonts w:ascii="Times New Roman" w:hAnsi="Times New Roman" w:cs="Times New Roman"/>
              </w:rPr>
            </w:pPr>
            <w:r w:rsidRPr="00441CD2">
              <w:rPr>
                <w:rFonts w:ascii="Times New Roman" w:hAnsi="Times New Roman" w:cs="Times New Roman"/>
                <w:spacing w:val="-2"/>
              </w:rPr>
              <w:t>(Semana)</w:t>
            </w:r>
          </w:p>
        </w:tc>
        <w:tc>
          <w:tcPr>
            <w:tcW w:w="2835" w:type="dxa"/>
            <w:shd w:val="clear" w:color="auto" w:fill="8FEAFF"/>
          </w:tcPr>
          <w:p w14:paraId="734615B2" w14:textId="77777777" w:rsidR="002A43D3" w:rsidRPr="00441CD2" w:rsidRDefault="00762CE3" w:rsidP="00584C4B">
            <w:pPr>
              <w:pStyle w:val="TableParagraph"/>
              <w:spacing w:before="146"/>
              <w:ind w:left="511"/>
              <w:rPr>
                <w:rFonts w:ascii="Times New Roman" w:hAnsi="Times New Roman" w:cs="Times New Roman"/>
              </w:rPr>
            </w:pPr>
            <w:r w:rsidRPr="00441CD2">
              <w:rPr>
                <w:rFonts w:ascii="Times New Roman" w:hAnsi="Times New Roman" w:cs="Times New Roman"/>
                <w:spacing w:val="-2"/>
              </w:rPr>
              <w:t>Temario/Actividad</w:t>
            </w:r>
          </w:p>
        </w:tc>
        <w:tc>
          <w:tcPr>
            <w:tcW w:w="3118" w:type="dxa"/>
            <w:gridSpan w:val="2"/>
            <w:shd w:val="clear" w:color="auto" w:fill="8FEAFF"/>
          </w:tcPr>
          <w:p w14:paraId="62BB313E" w14:textId="77777777" w:rsidR="002A43D3" w:rsidRPr="00441CD2" w:rsidRDefault="00762CE3" w:rsidP="00584C4B">
            <w:pPr>
              <w:pStyle w:val="TableParagraph"/>
              <w:spacing w:before="146"/>
              <w:ind w:left="131"/>
              <w:rPr>
                <w:rFonts w:ascii="Times New Roman" w:hAnsi="Times New Roman" w:cs="Times New Roman"/>
              </w:rPr>
            </w:pPr>
            <w:r w:rsidRPr="00441CD2">
              <w:rPr>
                <w:rFonts w:ascii="Times New Roman" w:hAnsi="Times New Roman" w:cs="Times New Roman"/>
              </w:rPr>
              <w:t>Indicador(es)</w:t>
            </w:r>
            <w:r w:rsidRPr="00441CD2">
              <w:rPr>
                <w:rFonts w:ascii="Times New Roman" w:hAnsi="Times New Roman" w:cs="Times New Roman"/>
                <w:spacing w:val="-6"/>
              </w:rPr>
              <w:t xml:space="preserve"> </w:t>
            </w:r>
            <w:r w:rsidRPr="00441CD2">
              <w:rPr>
                <w:rFonts w:ascii="Times New Roman" w:hAnsi="Times New Roman" w:cs="Times New Roman"/>
              </w:rPr>
              <w:t>de</w:t>
            </w:r>
            <w:r w:rsidRPr="00441CD2">
              <w:rPr>
                <w:rFonts w:ascii="Times New Roman" w:hAnsi="Times New Roman" w:cs="Times New Roman"/>
                <w:spacing w:val="-2"/>
              </w:rPr>
              <w:t xml:space="preserve"> </w:t>
            </w:r>
            <w:r w:rsidRPr="00441CD2">
              <w:rPr>
                <w:rFonts w:ascii="Times New Roman" w:hAnsi="Times New Roman" w:cs="Times New Roman"/>
                <w:spacing w:val="-4"/>
              </w:rPr>
              <w:t>logro</w:t>
            </w:r>
          </w:p>
        </w:tc>
        <w:tc>
          <w:tcPr>
            <w:tcW w:w="1776" w:type="dxa"/>
            <w:shd w:val="clear" w:color="auto" w:fill="8FEAFF"/>
          </w:tcPr>
          <w:p w14:paraId="425D00CC" w14:textId="77777777" w:rsidR="002A43D3" w:rsidRPr="00441CD2" w:rsidRDefault="00762CE3" w:rsidP="00584C4B">
            <w:pPr>
              <w:pStyle w:val="TableParagraph"/>
              <w:ind w:left="13"/>
              <w:jc w:val="center"/>
              <w:rPr>
                <w:rFonts w:ascii="Times New Roman" w:hAnsi="Times New Roman" w:cs="Times New Roman"/>
              </w:rPr>
            </w:pPr>
            <w:r w:rsidRPr="00441CD2">
              <w:rPr>
                <w:rFonts w:ascii="Times New Roman" w:hAnsi="Times New Roman" w:cs="Times New Roman"/>
              </w:rPr>
              <w:t>Instrumento</w:t>
            </w:r>
            <w:r w:rsidRPr="00441CD2">
              <w:rPr>
                <w:rFonts w:ascii="Times New Roman" w:hAnsi="Times New Roman" w:cs="Times New Roman"/>
                <w:spacing w:val="-3"/>
              </w:rPr>
              <w:t xml:space="preserve"> </w:t>
            </w:r>
            <w:r w:rsidRPr="00441CD2">
              <w:rPr>
                <w:rFonts w:ascii="Times New Roman" w:hAnsi="Times New Roman" w:cs="Times New Roman"/>
                <w:spacing w:val="-5"/>
              </w:rPr>
              <w:t>de</w:t>
            </w:r>
          </w:p>
          <w:p w14:paraId="04F473D2" w14:textId="77777777" w:rsidR="002A43D3" w:rsidRPr="00441CD2" w:rsidRDefault="00762CE3" w:rsidP="00584C4B">
            <w:pPr>
              <w:pStyle w:val="TableParagraph"/>
              <w:ind w:left="13" w:right="8"/>
              <w:jc w:val="center"/>
              <w:rPr>
                <w:rFonts w:ascii="Times New Roman" w:hAnsi="Times New Roman" w:cs="Times New Roman"/>
              </w:rPr>
            </w:pPr>
            <w:r w:rsidRPr="00441CD2">
              <w:rPr>
                <w:rFonts w:ascii="Times New Roman" w:hAnsi="Times New Roman" w:cs="Times New Roman"/>
                <w:spacing w:val="-2"/>
              </w:rPr>
              <w:t>evaluación</w:t>
            </w:r>
          </w:p>
        </w:tc>
      </w:tr>
      <w:tr w:rsidR="003C3E17" w:rsidRPr="00441CD2" w14:paraId="760876BE" w14:textId="77777777" w:rsidTr="00832470">
        <w:trPr>
          <w:trHeight w:val="657"/>
        </w:trPr>
        <w:tc>
          <w:tcPr>
            <w:tcW w:w="1276" w:type="dxa"/>
          </w:tcPr>
          <w:p w14:paraId="7428D344" w14:textId="5395BB2A" w:rsidR="00D74086" w:rsidRPr="00441CD2" w:rsidRDefault="00FD36DA" w:rsidP="00D74086">
            <w:pPr>
              <w:pStyle w:val="TableParagraph"/>
              <w:jc w:val="center"/>
              <w:rPr>
                <w:rFonts w:ascii="Times New Roman" w:hAnsi="Times New Roman" w:cs="Times New Roman"/>
              </w:rPr>
            </w:pPr>
            <w:r w:rsidRPr="00441CD2">
              <w:rPr>
                <w:rFonts w:ascii="Times New Roman" w:hAnsi="Times New Roman" w:cs="Times New Roman"/>
                <w:b/>
                <w:bCs/>
                <w:lang w:val="es-PE"/>
              </w:rPr>
              <w:t>SESION 13</w:t>
            </w:r>
          </w:p>
        </w:tc>
        <w:tc>
          <w:tcPr>
            <w:tcW w:w="2835" w:type="dxa"/>
          </w:tcPr>
          <w:p w14:paraId="4971BA29" w14:textId="77777777" w:rsidR="00FD36DA" w:rsidRPr="00441CD2" w:rsidRDefault="00FD36DA" w:rsidP="00FD36DA">
            <w:pPr>
              <w:pStyle w:val="TableParagraph"/>
              <w:tabs>
                <w:tab w:val="left" w:pos="431"/>
              </w:tabs>
              <w:ind w:right="128"/>
              <w:rPr>
                <w:rFonts w:ascii="Times New Roman" w:hAnsi="Times New Roman" w:cs="Times New Roman"/>
                <w:lang w:val="es-PE"/>
              </w:rPr>
            </w:pPr>
            <w:r w:rsidRPr="00441CD2">
              <w:rPr>
                <w:rFonts w:ascii="Times New Roman" w:hAnsi="Times New Roman" w:cs="Times New Roman"/>
                <w:lang w:val="es-PE"/>
              </w:rPr>
              <w:t>Elaboración del marco</w:t>
            </w:r>
          </w:p>
          <w:p w14:paraId="2AFF96CE" w14:textId="77777777" w:rsidR="00FD36DA" w:rsidRPr="00441CD2" w:rsidRDefault="00FD36DA" w:rsidP="00FD36DA">
            <w:pPr>
              <w:pStyle w:val="TableParagraph"/>
              <w:tabs>
                <w:tab w:val="left" w:pos="431"/>
              </w:tabs>
              <w:ind w:right="128"/>
              <w:rPr>
                <w:rFonts w:ascii="Times New Roman" w:hAnsi="Times New Roman" w:cs="Times New Roman"/>
                <w:lang w:val="es-PE"/>
              </w:rPr>
            </w:pPr>
            <w:r w:rsidRPr="00441CD2">
              <w:rPr>
                <w:rFonts w:ascii="Times New Roman" w:hAnsi="Times New Roman" w:cs="Times New Roman"/>
                <w:lang w:val="es-PE"/>
              </w:rPr>
              <w:t>teórico.</w:t>
            </w:r>
          </w:p>
          <w:p w14:paraId="2A49237F" w14:textId="77777777" w:rsidR="00FD36DA" w:rsidRPr="00441CD2" w:rsidRDefault="00FD36DA" w:rsidP="00FD36DA">
            <w:pPr>
              <w:pStyle w:val="TableParagraph"/>
              <w:tabs>
                <w:tab w:val="left" w:pos="431"/>
              </w:tabs>
              <w:ind w:right="128"/>
              <w:rPr>
                <w:rFonts w:ascii="Times New Roman" w:hAnsi="Times New Roman" w:cs="Times New Roman"/>
                <w:lang w:val="es-PE"/>
              </w:rPr>
            </w:pPr>
            <w:r w:rsidRPr="00441CD2">
              <w:rPr>
                <w:rFonts w:ascii="Times New Roman" w:hAnsi="Times New Roman" w:cs="Times New Roman"/>
                <w:lang w:val="es-PE"/>
              </w:rPr>
              <w:t>Revisión de la bibliografía.</w:t>
            </w:r>
          </w:p>
          <w:p w14:paraId="52E37DA0" w14:textId="77777777" w:rsidR="00FD36DA" w:rsidRPr="00441CD2" w:rsidRDefault="00FD36DA" w:rsidP="00FD36DA">
            <w:pPr>
              <w:pStyle w:val="TableParagraph"/>
              <w:tabs>
                <w:tab w:val="left" w:pos="431"/>
              </w:tabs>
              <w:ind w:right="128"/>
              <w:rPr>
                <w:rFonts w:ascii="Times New Roman" w:hAnsi="Times New Roman" w:cs="Times New Roman"/>
                <w:lang w:val="es-PE"/>
              </w:rPr>
            </w:pPr>
            <w:r w:rsidRPr="00441CD2">
              <w:rPr>
                <w:rFonts w:ascii="Times New Roman" w:hAnsi="Times New Roman" w:cs="Times New Roman"/>
                <w:lang w:val="es-PE"/>
              </w:rPr>
              <w:t>Fuentes primaria y</w:t>
            </w:r>
          </w:p>
          <w:p w14:paraId="7C574FB1" w14:textId="77777777" w:rsidR="00FD36DA" w:rsidRPr="00441CD2" w:rsidRDefault="00FD36DA" w:rsidP="00FD36DA">
            <w:pPr>
              <w:pStyle w:val="TableParagraph"/>
              <w:tabs>
                <w:tab w:val="left" w:pos="431"/>
              </w:tabs>
              <w:ind w:right="128"/>
              <w:rPr>
                <w:rFonts w:ascii="Times New Roman" w:hAnsi="Times New Roman" w:cs="Times New Roman"/>
                <w:lang w:val="es-PE"/>
              </w:rPr>
            </w:pPr>
            <w:r w:rsidRPr="00441CD2">
              <w:rPr>
                <w:rFonts w:ascii="Times New Roman" w:hAnsi="Times New Roman" w:cs="Times New Roman"/>
                <w:lang w:val="es-PE"/>
              </w:rPr>
              <w:t>secundarias.</w:t>
            </w:r>
          </w:p>
          <w:p w14:paraId="5D3DD222" w14:textId="3C994112" w:rsidR="00D74086" w:rsidRPr="00441CD2" w:rsidRDefault="00FD36DA" w:rsidP="00FD36DA">
            <w:pPr>
              <w:pStyle w:val="TableParagraph"/>
              <w:tabs>
                <w:tab w:val="left" w:pos="431"/>
              </w:tabs>
              <w:ind w:right="128"/>
              <w:rPr>
                <w:rFonts w:ascii="Times New Roman" w:hAnsi="Times New Roman" w:cs="Times New Roman"/>
              </w:rPr>
            </w:pPr>
            <w:r w:rsidRPr="00441CD2">
              <w:rPr>
                <w:rFonts w:ascii="Times New Roman" w:hAnsi="Times New Roman" w:cs="Times New Roman"/>
                <w:lang w:val="es-PE"/>
              </w:rPr>
              <w:t>Taller.</w:t>
            </w:r>
          </w:p>
        </w:tc>
        <w:tc>
          <w:tcPr>
            <w:tcW w:w="3118" w:type="dxa"/>
            <w:gridSpan w:val="2"/>
          </w:tcPr>
          <w:p w14:paraId="0EB8945E" w14:textId="77777777" w:rsidR="00A45E5E" w:rsidRPr="00441CD2" w:rsidRDefault="00A45E5E" w:rsidP="00A45E5E">
            <w:pPr>
              <w:pStyle w:val="TableParagraph"/>
              <w:ind w:left="151"/>
              <w:rPr>
                <w:rFonts w:ascii="Times New Roman" w:hAnsi="Times New Roman" w:cs="Times New Roman"/>
              </w:rPr>
            </w:pPr>
            <w:r w:rsidRPr="00441CD2">
              <w:rPr>
                <w:rFonts w:ascii="Times New Roman" w:hAnsi="Times New Roman" w:cs="Times New Roman"/>
              </w:rPr>
              <w:t>Comprende y conocer los marcos</w:t>
            </w:r>
          </w:p>
          <w:p w14:paraId="5A2083A8" w14:textId="77777777" w:rsidR="00A45E5E" w:rsidRPr="00441CD2" w:rsidRDefault="00A45E5E" w:rsidP="00A45E5E">
            <w:pPr>
              <w:pStyle w:val="TableParagraph"/>
              <w:ind w:left="151"/>
              <w:rPr>
                <w:rFonts w:ascii="Times New Roman" w:hAnsi="Times New Roman" w:cs="Times New Roman"/>
              </w:rPr>
            </w:pPr>
            <w:r w:rsidRPr="00441CD2">
              <w:rPr>
                <w:rFonts w:ascii="Times New Roman" w:hAnsi="Times New Roman" w:cs="Times New Roman"/>
              </w:rPr>
              <w:t>teóricos que sustenten el</w:t>
            </w:r>
          </w:p>
          <w:p w14:paraId="2C67B600" w14:textId="77777777" w:rsidR="00A45E5E" w:rsidRPr="00441CD2" w:rsidRDefault="00A45E5E" w:rsidP="00A45E5E">
            <w:pPr>
              <w:pStyle w:val="TableParagraph"/>
              <w:ind w:left="151"/>
              <w:rPr>
                <w:rFonts w:ascii="Times New Roman" w:hAnsi="Times New Roman" w:cs="Times New Roman"/>
              </w:rPr>
            </w:pPr>
            <w:r w:rsidRPr="00441CD2">
              <w:rPr>
                <w:rFonts w:ascii="Times New Roman" w:hAnsi="Times New Roman" w:cs="Times New Roman"/>
              </w:rPr>
              <w:t>desarrollo de la investigación.</w:t>
            </w:r>
          </w:p>
          <w:p w14:paraId="21BDDC0B" w14:textId="77777777" w:rsidR="00A45E5E" w:rsidRPr="00441CD2" w:rsidRDefault="00A45E5E" w:rsidP="00A45E5E">
            <w:pPr>
              <w:pStyle w:val="TableParagraph"/>
              <w:ind w:left="151"/>
              <w:rPr>
                <w:rFonts w:ascii="Times New Roman" w:hAnsi="Times New Roman" w:cs="Times New Roman"/>
              </w:rPr>
            </w:pPr>
            <w:r w:rsidRPr="00441CD2">
              <w:rPr>
                <w:rFonts w:ascii="Times New Roman" w:hAnsi="Times New Roman" w:cs="Times New Roman"/>
              </w:rPr>
              <w:t>Revisión de las fuentes primarias</w:t>
            </w:r>
          </w:p>
          <w:p w14:paraId="2BE0674D" w14:textId="0BAF54C3" w:rsidR="00D74086" w:rsidRPr="00441CD2" w:rsidRDefault="00A45E5E" w:rsidP="00A45E5E">
            <w:pPr>
              <w:pStyle w:val="TableParagraph"/>
              <w:ind w:left="107"/>
              <w:rPr>
                <w:rFonts w:ascii="Times New Roman" w:hAnsi="Times New Roman" w:cs="Times New Roman"/>
              </w:rPr>
            </w:pPr>
            <w:r w:rsidRPr="00441CD2">
              <w:rPr>
                <w:rFonts w:ascii="Times New Roman" w:hAnsi="Times New Roman" w:cs="Times New Roman"/>
              </w:rPr>
              <w:t>y secundarias.</w:t>
            </w:r>
          </w:p>
        </w:tc>
        <w:tc>
          <w:tcPr>
            <w:tcW w:w="1776" w:type="dxa"/>
            <w:vMerge w:val="restart"/>
          </w:tcPr>
          <w:p w14:paraId="5AE7C418" w14:textId="77777777" w:rsidR="00D74086" w:rsidRPr="00441CD2" w:rsidRDefault="00D74086" w:rsidP="00D74086">
            <w:pPr>
              <w:pStyle w:val="TableParagraph"/>
              <w:rPr>
                <w:rFonts w:ascii="Times New Roman" w:hAnsi="Times New Roman" w:cs="Times New Roman"/>
                <w:b/>
              </w:rPr>
            </w:pPr>
          </w:p>
          <w:p w14:paraId="085AC5BB" w14:textId="77777777" w:rsidR="00D74086" w:rsidRPr="00441CD2" w:rsidRDefault="00D74086" w:rsidP="00D74086">
            <w:pPr>
              <w:pStyle w:val="TableParagraph"/>
              <w:rPr>
                <w:rFonts w:ascii="Times New Roman" w:hAnsi="Times New Roman" w:cs="Times New Roman"/>
                <w:b/>
              </w:rPr>
            </w:pPr>
          </w:p>
          <w:p w14:paraId="49BE3063" w14:textId="77777777" w:rsidR="00A45E5E" w:rsidRPr="00441CD2" w:rsidRDefault="00A45E5E" w:rsidP="00A45E5E">
            <w:pPr>
              <w:pStyle w:val="TableParagraph"/>
              <w:numPr>
                <w:ilvl w:val="0"/>
                <w:numId w:val="50"/>
              </w:numPr>
              <w:tabs>
                <w:tab w:val="left" w:pos="288"/>
              </w:tabs>
              <w:ind w:left="276" w:right="11" w:hanging="276"/>
              <w:rPr>
                <w:rFonts w:ascii="Times New Roman" w:hAnsi="Times New Roman" w:cs="Times New Roman"/>
              </w:rPr>
            </w:pPr>
            <w:r w:rsidRPr="00441CD2">
              <w:rPr>
                <w:rFonts w:ascii="Times New Roman" w:hAnsi="Times New Roman" w:cs="Times New Roman"/>
              </w:rPr>
              <w:t>Mapa conceptual del marco teórico</w:t>
            </w:r>
          </w:p>
          <w:p w14:paraId="2743FB32" w14:textId="478DC3DC" w:rsidR="009F1F37" w:rsidRPr="00441CD2" w:rsidRDefault="009F1F37" w:rsidP="00A45E5E">
            <w:pPr>
              <w:pStyle w:val="TableParagraph"/>
              <w:numPr>
                <w:ilvl w:val="0"/>
                <w:numId w:val="50"/>
              </w:numPr>
              <w:tabs>
                <w:tab w:val="left" w:pos="282"/>
              </w:tabs>
              <w:ind w:left="276" w:right="211" w:hanging="276"/>
              <w:rPr>
                <w:rFonts w:ascii="Times New Roman" w:hAnsi="Times New Roman" w:cs="Times New Roman"/>
              </w:rPr>
            </w:pPr>
            <w:r w:rsidRPr="00441CD2">
              <w:rPr>
                <w:rFonts w:ascii="Times New Roman" w:hAnsi="Times New Roman" w:cs="Times New Roman"/>
              </w:rPr>
              <w:t>Prueba de desarrollo – Unidad IV</w:t>
            </w:r>
          </w:p>
        </w:tc>
      </w:tr>
      <w:tr w:rsidR="003C3E17" w:rsidRPr="00441CD2" w14:paraId="474F6204" w14:textId="77777777" w:rsidTr="00554A65">
        <w:trPr>
          <w:trHeight w:val="888"/>
        </w:trPr>
        <w:tc>
          <w:tcPr>
            <w:tcW w:w="1276" w:type="dxa"/>
          </w:tcPr>
          <w:p w14:paraId="342BC855" w14:textId="323A0EB4" w:rsidR="00FD36DA" w:rsidRPr="00441CD2" w:rsidRDefault="00FD36DA" w:rsidP="00FD36DA">
            <w:pPr>
              <w:pStyle w:val="TableParagraph"/>
              <w:jc w:val="center"/>
              <w:rPr>
                <w:rFonts w:ascii="Times New Roman" w:hAnsi="Times New Roman" w:cs="Times New Roman"/>
              </w:rPr>
            </w:pPr>
            <w:r w:rsidRPr="00441CD2">
              <w:rPr>
                <w:rFonts w:ascii="Times New Roman" w:eastAsiaTheme="minorHAnsi" w:hAnsi="Times New Roman" w:cs="Times New Roman"/>
                <w:b/>
                <w:bCs/>
                <w:lang w:val="es-PE"/>
              </w:rPr>
              <w:t>SESION 14</w:t>
            </w:r>
          </w:p>
        </w:tc>
        <w:tc>
          <w:tcPr>
            <w:tcW w:w="2835" w:type="dxa"/>
          </w:tcPr>
          <w:p w14:paraId="75E6C75D" w14:textId="77777777" w:rsidR="00FD36DA" w:rsidRPr="00441CD2" w:rsidRDefault="00FD36DA" w:rsidP="00FD36DA">
            <w:pPr>
              <w:pStyle w:val="TableParagraph"/>
              <w:tabs>
                <w:tab w:val="left" w:pos="430"/>
              </w:tabs>
              <w:rPr>
                <w:rFonts w:ascii="Times New Roman" w:hAnsi="Times New Roman" w:cs="Times New Roman"/>
                <w:lang w:val="es-PE"/>
              </w:rPr>
            </w:pPr>
            <w:r w:rsidRPr="00441CD2">
              <w:rPr>
                <w:rFonts w:ascii="Times New Roman" w:hAnsi="Times New Roman" w:cs="Times New Roman"/>
                <w:lang w:val="es-PE"/>
              </w:rPr>
              <w:t>Redacción de los</w:t>
            </w:r>
          </w:p>
          <w:p w14:paraId="317B3718" w14:textId="77777777" w:rsidR="00FD36DA" w:rsidRPr="00441CD2" w:rsidRDefault="00FD36DA" w:rsidP="00FD36DA">
            <w:pPr>
              <w:pStyle w:val="TableParagraph"/>
              <w:tabs>
                <w:tab w:val="left" w:pos="430"/>
              </w:tabs>
              <w:rPr>
                <w:rFonts w:ascii="Times New Roman" w:hAnsi="Times New Roman" w:cs="Times New Roman"/>
                <w:lang w:val="es-PE"/>
              </w:rPr>
            </w:pPr>
            <w:r w:rsidRPr="00441CD2">
              <w:rPr>
                <w:rFonts w:ascii="Times New Roman" w:hAnsi="Times New Roman" w:cs="Times New Roman"/>
                <w:lang w:val="es-PE"/>
              </w:rPr>
              <w:t>Antecedentes: Internacional</w:t>
            </w:r>
          </w:p>
          <w:p w14:paraId="5EFD5461" w14:textId="77777777" w:rsidR="00FD36DA" w:rsidRPr="00441CD2" w:rsidRDefault="00FD36DA" w:rsidP="00FD36DA">
            <w:pPr>
              <w:pStyle w:val="TableParagraph"/>
              <w:tabs>
                <w:tab w:val="left" w:pos="430"/>
              </w:tabs>
              <w:rPr>
                <w:rFonts w:ascii="Times New Roman" w:hAnsi="Times New Roman" w:cs="Times New Roman"/>
                <w:lang w:val="es-PE"/>
              </w:rPr>
            </w:pPr>
            <w:r w:rsidRPr="00441CD2">
              <w:rPr>
                <w:rFonts w:ascii="Times New Roman" w:hAnsi="Times New Roman" w:cs="Times New Roman"/>
                <w:lang w:val="es-PE"/>
              </w:rPr>
              <w:t>y nacional.</w:t>
            </w:r>
          </w:p>
          <w:p w14:paraId="41E7FD32" w14:textId="379B0413" w:rsidR="00FD36DA" w:rsidRPr="00441CD2" w:rsidRDefault="00FD36DA" w:rsidP="00FD36DA">
            <w:pPr>
              <w:pStyle w:val="TableParagraph"/>
              <w:tabs>
                <w:tab w:val="left" w:pos="430"/>
              </w:tabs>
              <w:rPr>
                <w:rFonts w:ascii="Times New Roman" w:hAnsi="Times New Roman" w:cs="Times New Roman"/>
              </w:rPr>
            </w:pPr>
            <w:r w:rsidRPr="00441CD2">
              <w:rPr>
                <w:rFonts w:ascii="Times New Roman" w:hAnsi="Times New Roman" w:cs="Times New Roman"/>
                <w:lang w:val="es-PE"/>
              </w:rPr>
              <w:t>Taller.</w:t>
            </w:r>
          </w:p>
        </w:tc>
        <w:tc>
          <w:tcPr>
            <w:tcW w:w="3118" w:type="dxa"/>
            <w:gridSpan w:val="2"/>
          </w:tcPr>
          <w:p w14:paraId="0CFB3200" w14:textId="3FA897F2" w:rsidR="00FD36DA" w:rsidRPr="00441CD2" w:rsidRDefault="00A45E5E" w:rsidP="00FD36DA">
            <w:pPr>
              <w:pStyle w:val="TableParagraph"/>
              <w:ind w:left="107" w:right="255"/>
              <w:rPr>
                <w:rFonts w:ascii="Times New Roman" w:hAnsi="Times New Roman" w:cs="Times New Roman"/>
              </w:rPr>
            </w:pPr>
            <w:r w:rsidRPr="00441CD2">
              <w:rPr>
                <w:rFonts w:ascii="Times New Roman" w:hAnsi="Times New Roman" w:cs="Times New Roman"/>
              </w:rPr>
              <w:t>Comprender y conocer las técnicas de búsqueda de antecedentes</w:t>
            </w:r>
            <w:r w:rsidR="00FD36DA" w:rsidRPr="00441CD2">
              <w:rPr>
                <w:rFonts w:ascii="Times New Roman" w:hAnsi="Times New Roman" w:cs="Times New Roman"/>
              </w:rPr>
              <w:t>.</w:t>
            </w:r>
          </w:p>
        </w:tc>
        <w:tc>
          <w:tcPr>
            <w:tcW w:w="1776" w:type="dxa"/>
            <w:vMerge/>
            <w:tcBorders>
              <w:top w:val="nil"/>
            </w:tcBorders>
          </w:tcPr>
          <w:p w14:paraId="1BB9F096" w14:textId="77777777" w:rsidR="00FD36DA" w:rsidRPr="00441CD2" w:rsidRDefault="00FD36DA" w:rsidP="00FD36DA">
            <w:pPr>
              <w:rPr>
                <w:rFonts w:ascii="Times New Roman" w:hAnsi="Times New Roman" w:cs="Times New Roman"/>
              </w:rPr>
            </w:pPr>
          </w:p>
        </w:tc>
      </w:tr>
      <w:tr w:rsidR="003C3E17" w:rsidRPr="00441CD2" w14:paraId="0725494F" w14:textId="77777777" w:rsidTr="00554A65">
        <w:trPr>
          <w:trHeight w:val="561"/>
        </w:trPr>
        <w:tc>
          <w:tcPr>
            <w:tcW w:w="1276" w:type="dxa"/>
          </w:tcPr>
          <w:p w14:paraId="4B6FFDC8" w14:textId="7852DE10" w:rsidR="00FD36DA" w:rsidRPr="00441CD2" w:rsidRDefault="00FD36DA" w:rsidP="00FD36DA">
            <w:pPr>
              <w:pStyle w:val="TableParagraph"/>
              <w:jc w:val="center"/>
              <w:rPr>
                <w:rFonts w:ascii="Times New Roman" w:hAnsi="Times New Roman" w:cs="Times New Roman"/>
              </w:rPr>
            </w:pPr>
            <w:r w:rsidRPr="00441CD2">
              <w:rPr>
                <w:rFonts w:ascii="Times New Roman" w:eastAsiaTheme="minorHAnsi" w:hAnsi="Times New Roman" w:cs="Times New Roman"/>
                <w:b/>
                <w:bCs/>
                <w:lang w:val="es-PE"/>
              </w:rPr>
              <w:t>SESION 15</w:t>
            </w:r>
          </w:p>
        </w:tc>
        <w:tc>
          <w:tcPr>
            <w:tcW w:w="2835" w:type="dxa"/>
          </w:tcPr>
          <w:p w14:paraId="016E5BBF" w14:textId="77777777" w:rsidR="00FD36DA" w:rsidRPr="00441CD2" w:rsidRDefault="00FD36DA" w:rsidP="00FD36DA">
            <w:pPr>
              <w:pStyle w:val="TableParagraph"/>
              <w:tabs>
                <w:tab w:val="left" w:pos="430"/>
              </w:tabs>
              <w:rPr>
                <w:rFonts w:ascii="Times New Roman" w:hAnsi="Times New Roman" w:cs="Times New Roman"/>
                <w:lang w:val="es-PE"/>
              </w:rPr>
            </w:pPr>
            <w:r w:rsidRPr="00441CD2">
              <w:rPr>
                <w:rFonts w:ascii="Times New Roman" w:hAnsi="Times New Roman" w:cs="Times New Roman"/>
                <w:lang w:val="es-PE"/>
              </w:rPr>
              <w:t>Redacción de términos</w:t>
            </w:r>
          </w:p>
          <w:p w14:paraId="01C25D4C" w14:textId="77777777" w:rsidR="00FD36DA" w:rsidRPr="00441CD2" w:rsidRDefault="00FD36DA" w:rsidP="00FD36DA">
            <w:pPr>
              <w:pStyle w:val="TableParagraph"/>
              <w:tabs>
                <w:tab w:val="left" w:pos="430"/>
              </w:tabs>
              <w:rPr>
                <w:rFonts w:ascii="Times New Roman" w:hAnsi="Times New Roman" w:cs="Times New Roman"/>
                <w:lang w:val="es-PE"/>
              </w:rPr>
            </w:pPr>
            <w:r w:rsidRPr="00441CD2">
              <w:rPr>
                <w:rFonts w:ascii="Times New Roman" w:hAnsi="Times New Roman" w:cs="Times New Roman"/>
                <w:lang w:val="es-PE"/>
              </w:rPr>
              <w:t>básicos.</w:t>
            </w:r>
          </w:p>
          <w:p w14:paraId="5FE5F9DB" w14:textId="77777777" w:rsidR="00FD36DA" w:rsidRDefault="00FD36DA" w:rsidP="00FD36DA">
            <w:pPr>
              <w:pStyle w:val="TableParagraph"/>
              <w:tabs>
                <w:tab w:val="left" w:pos="430"/>
              </w:tabs>
              <w:rPr>
                <w:rFonts w:ascii="Times New Roman" w:hAnsi="Times New Roman" w:cs="Times New Roman"/>
                <w:lang w:val="es-PE"/>
              </w:rPr>
            </w:pPr>
            <w:r w:rsidRPr="00441CD2">
              <w:rPr>
                <w:rFonts w:ascii="Times New Roman" w:hAnsi="Times New Roman" w:cs="Times New Roman"/>
                <w:lang w:val="es-PE"/>
              </w:rPr>
              <w:t>Revisión de la bibliografía</w:t>
            </w:r>
          </w:p>
          <w:p w14:paraId="14AF2605" w14:textId="77777777" w:rsidR="00CD1797" w:rsidRPr="00441CD2" w:rsidRDefault="00CD1797" w:rsidP="00CD1797">
            <w:pPr>
              <w:pStyle w:val="TableParagraph"/>
              <w:tabs>
                <w:tab w:val="left" w:pos="430"/>
              </w:tabs>
              <w:rPr>
                <w:rFonts w:ascii="Times New Roman" w:hAnsi="Times New Roman" w:cs="Times New Roman"/>
                <w:lang w:val="es-PE"/>
              </w:rPr>
            </w:pPr>
            <w:r w:rsidRPr="00441CD2">
              <w:rPr>
                <w:rFonts w:ascii="Times New Roman" w:hAnsi="Times New Roman" w:cs="Times New Roman"/>
                <w:lang w:val="es-PE"/>
              </w:rPr>
              <w:t>Exposición del proyecto de</w:t>
            </w:r>
          </w:p>
          <w:p w14:paraId="1E525108" w14:textId="77777777" w:rsidR="00CD1797" w:rsidRPr="00441CD2" w:rsidRDefault="00CD1797" w:rsidP="00CD1797">
            <w:pPr>
              <w:pStyle w:val="TableParagraph"/>
              <w:tabs>
                <w:tab w:val="left" w:pos="430"/>
              </w:tabs>
              <w:rPr>
                <w:rFonts w:ascii="Times New Roman" w:hAnsi="Times New Roman" w:cs="Times New Roman"/>
                <w:lang w:val="es-PE"/>
              </w:rPr>
            </w:pPr>
            <w:r w:rsidRPr="00441CD2">
              <w:rPr>
                <w:rFonts w:ascii="Times New Roman" w:hAnsi="Times New Roman" w:cs="Times New Roman"/>
                <w:lang w:val="es-PE"/>
              </w:rPr>
              <w:t>investigación.</w:t>
            </w:r>
          </w:p>
          <w:p w14:paraId="01A4BC66" w14:textId="1881D4DA" w:rsidR="00CD1797" w:rsidRPr="00CD1797" w:rsidRDefault="00CD1797" w:rsidP="00FD36DA">
            <w:pPr>
              <w:pStyle w:val="TableParagraph"/>
              <w:tabs>
                <w:tab w:val="left" w:pos="430"/>
              </w:tabs>
              <w:rPr>
                <w:rFonts w:ascii="Times New Roman" w:hAnsi="Times New Roman" w:cs="Times New Roman"/>
                <w:lang w:val="es-PE"/>
              </w:rPr>
            </w:pPr>
          </w:p>
        </w:tc>
        <w:tc>
          <w:tcPr>
            <w:tcW w:w="3118" w:type="dxa"/>
            <w:gridSpan w:val="2"/>
          </w:tcPr>
          <w:p w14:paraId="6FD8E5D2" w14:textId="31B8CA7E" w:rsidR="00A45E5E" w:rsidRPr="00441CD2" w:rsidRDefault="00A45E5E" w:rsidP="00A45E5E">
            <w:pPr>
              <w:pStyle w:val="TableParagraph"/>
              <w:ind w:left="107"/>
              <w:rPr>
                <w:rFonts w:ascii="Times New Roman" w:hAnsi="Times New Roman" w:cs="Times New Roman"/>
                <w:lang w:val="es-PE"/>
              </w:rPr>
            </w:pPr>
            <w:r w:rsidRPr="00441CD2">
              <w:rPr>
                <w:rFonts w:ascii="Times New Roman" w:hAnsi="Times New Roman" w:cs="Times New Roman"/>
                <w:lang w:val="es-PE"/>
              </w:rPr>
              <w:t>Conocer y aplicar los</w:t>
            </w:r>
          </w:p>
          <w:p w14:paraId="6EF5A9A4" w14:textId="77777777" w:rsidR="00A45E5E" w:rsidRPr="00441CD2" w:rsidRDefault="00A45E5E" w:rsidP="00A45E5E">
            <w:pPr>
              <w:pStyle w:val="TableParagraph"/>
              <w:ind w:left="107"/>
              <w:rPr>
                <w:rFonts w:ascii="Times New Roman" w:hAnsi="Times New Roman" w:cs="Times New Roman"/>
                <w:lang w:val="es-PE"/>
              </w:rPr>
            </w:pPr>
            <w:r w:rsidRPr="00441CD2">
              <w:rPr>
                <w:rFonts w:ascii="Times New Roman" w:hAnsi="Times New Roman" w:cs="Times New Roman"/>
                <w:lang w:val="es-PE"/>
              </w:rPr>
              <w:t>conceptos básicos y</w:t>
            </w:r>
          </w:p>
          <w:p w14:paraId="6179D843" w14:textId="77777777" w:rsidR="00A45E5E" w:rsidRPr="00441CD2" w:rsidRDefault="00A45E5E" w:rsidP="00A45E5E">
            <w:pPr>
              <w:pStyle w:val="TableParagraph"/>
              <w:ind w:left="107"/>
              <w:rPr>
                <w:rFonts w:ascii="Times New Roman" w:hAnsi="Times New Roman" w:cs="Times New Roman"/>
                <w:lang w:val="es-PE"/>
              </w:rPr>
            </w:pPr>
            <w:r w:rsidRPr="00441CD2">
              <w:rPr>
                <w:rFonts w:ascii="Times New Roman" w:hAnsi="Times New Roman" w:cs="Times New Roman"/>
                <w:lang w:val="es-PE"/>
              </w:rPr>
              <w:t>fundamentales en la</w:t>
            </w:r>
          </w:p>
          <w:p w14:paraId="1A6A5A88" w14:textId="66EB48F7" w:rsidR="00A45E5E" w:rsidRPr="00441CD2" w:rsidRDefault="00A45E5E" w:rsidP="00A45E5E">
            <w:pPr>
              <w:pStyle w:val="TableParagraph"/>
              <w:ind w:left="107"/>
              <w:rPr>
                <w:rFonts w:ascii="Times New Roman" w:hAnsi="Times New Roman" w:cs="Times New Roman"/>
                <w:lang w:val="es-PE"/>
              </w:rPr>
            </w:pPr>
            <w:r w:rsidRPr="00441CD2">
              <w:rPr>
                <w:rFonts w:ascii="Times New Roman" w:hAnsi="Times New Roman" w:cs="Times New Roman"/>
                <w:lang w:val="es-PE"/>
              </w:rPr>
              <w:t>redacción de términos básicos.</w:t>
            </w:r>
          </w:p>
          <w:p w14:paraId="27DC3C18" w14:textId="7D1FE539" w:rsidR="00FD36DA" w:rsidRPr="00441CD2" w:rsidRDefault="00FD36DA" w:rsidP="00FD36DA">
            <w:pPr>
              <w:pStyle w:val="TableParagraph"/>
              <w:ind w:left="107"/>
              <w:rPr>
                <w:rFonts w:ascii="Times New Roman" w:hAnsi="Times New Roman" w:cs="Times New Roman"/>
                <w:lang w:val="es-PE"/>
              </w:rPr>
            </w:pPr>
          </w:p>
        </w:tc>
        <w:tc>
          <w:tcPr>
            <w:tcW w:w="1776" w:type="dxa"/>
            <w:vMerge/>
            <w:tcBorders>
              <w:top w:val="nil"/>
            </w:tcBorders>
          </w:tcPr>
          <w:p w14:paraId="46FA308C" w14:textId="77777777" w:rsidR="00FD36DA" w:rsidRPr="00441CD2" w:rsidRDefault="00FD36DA" w:rsidP="00FD36DA">
            <w:pPr>
              <w:rPr>
                <w:rFonts w:ascii="Times New Roman" w:hAnsi="Times New Roman" w:cs="Times New Roman"/>
              </w:rPr>
            </w:pPr>
          </w:p>
        </w:tc>
      </w:tr>
      <w:tr w:rsidR="003C3E17" w:rsidRPr="00441CD2" w14:paraId="65DB8126" w14:textId="77777777" w:rsidTr="00554A65">
        <w:trPr>
          <w:trHeight w:val="555"/>
        </w:trPr>
        <w:tc>
          <w:tcPr>
            <w:tcW w:w="1276" w:type="dxa"/>
            <w:vMerge w:val="restart"/>
          </w:tcPr>
          <w:p w14:paraId="3C7A20C9" w14:textId="1E1E0161" w:rsidR="00FD36DA" w:rsidRPr="00441CD2" w:rsidRDefault="00FD36DA" w:rsidP="00FD36DA">
            <w:pPr>
              <w:pStyle w:val="TableParagraph"/>
              <w:jc w:val="center"/>
              <w:rPr>
                <w:rFonts w:ascii="Times New Roman" w:hAnsi="Times New Roman" w:cs="Times New Roman"/>
              </w:rPr>
            </w:pPr>
            <w:r w:rsidRPr="00441CD2">
              <w:rPr>
                <w:rFonts w:ascii="Times New Roman" w:eastAsiaTheme="minorHAnsi" w:hAnsi="Times New Roman" w:cs="Times New Roman"/>
                <w:b/>
                <w:bCs/>
                <w:lang w:val="es-PE"/>
              </w:rPr>
              <w:t>SESION 16</w:t>
            </w:r>
          </w:p>
        </w:tc>
        <w:tc>
          <w:tcPr>
            <w:tcW w:w="2835" w:type="dxa"/>
            <w:vMerge w:val="restart"/>
          </w:tcPr>
          <w:p w14:paraId="344884A1" w14:textId="6FFC46BE" w:rsidR="00FD36DA" w:rsidRPr="00441CD2" w:rsidRDefault="00422768" w:rsidP="00FD36DA">
            <w:pPr>
              <w:pStyle w:val="TableParagraph"/>
              <w:tabs>
                <w:tab w:val="left" w:pos="430"/>
              </w:tabs>
              <w:rPr>
                <w:rFonts w:ascii="Times New Roman" w:hAnsi="Times New Roman" w:cs="Times New Roman"/>
              </w:rPr>
            </w:pPr>
            <w:r w:rsidRPr="00441CD2">
              <w:rPr>
                <w:rFonts w:ascii="Times New Roman" w:hAnsi="Times New Roman" w:cs="Times New Roman"/>
                <w:iCs/>
                <w:lang w:val="es-PE"/>
              </w:rPr>
              <w:t>Evaluación de la unidad.</w:t>
            </w:r>
          </w:p>
        </w:tc>
        <w:tc>
          <w:tcPr>
            <w:tcW w:w="3118" w:type="dxa"/>
            <w:gridSpan w:val="2"/>
            <w:vMerge w:val="restart"/>
          </w:tcPr>
          <w:p w14:paraId="5D14E483" w14:textId="3388BBC5" w:rsidR="00A45E5E" w:rsidRPr="00441CD2" w:rsidRDefault="00A45E5E" w:rsidP="00FD36DA">
            <w:pPr>
              <w:pStyle w:val="TableParagraph"/>
              <w:ind w:left="107"/>
              <w:rPr>
                <w:rFonts w:ascii="Times New Roman" w:hAnsi="Times New Roman" w:cs="Times New Roman"/>
              </w:rPr>
            </w:pPr>
            <w:r w:rsidRPr="00441CD2">
              <w:rPr>
                <w:rFonts w:ascii="Times New Roman" w:hAnsi="Times New Roman" w:cs="Times New Roman"/>
              </w:rPr>
              <w:t>Sustenta de manera integral el proyecto de investigación, articulando marco teórico e instrumentos de recolección de datos.</w:t>
            </w:r>
          </w:p>
        </w:tc>
        <w:tc>
          <w:tcPr>
            <w:tcW w:w="1776" w:type="dxa"/>
            <w:vMerge/>
            <w:tcBorders>
              <w:top w:val="nil"/>
              <w:bottom w:val="nil"/>
            </w:tcBorders>
          </w:tcPr>
          <w:p w14:paraId="058F4F22" w14:textId="77777777" w:rsidR="00FD36DA" w:rsidRPr="00441CD2" w:rsidRDefault="00FD36DA" w:rsidP="00FD36DA">
            <w:pPr>
              <w:rPr>
                <w:rFonts w:ascii="Times New Roman" w:hAnsi="Times New Roman" w:cs="Times New Roman"/>
              </w:rPr>
            </w:pPr>
          </w:p>
        </w:tc>
      </w:tr>
      <w:tr w:rsidR="003C3E17" w:rsidRPr="00441CD2" w14:paraId="33B3D6FA" w14:textId="77777777" w:rsidTr="00367D91">
        <w:trPr>
          <w:trHeight w:val="523"/>
        </w:trPr>
        <w:tc>
          <w:tcPr>
            <w:tcW w:w="1276" w:type="dxa"/>
            <w:vMerge/>
          </w:tcPr>
          <w:p w14:paraId="1AA986D8" w14:textId="7D300EE0" w:rsidR="00FD36DA" w:rsidRPr="00441CD2" w:rsidRDefault="00FD36DA" w:rsidP="00FD36DA">
            <w:pPr>
              <w:pStyle w:val="TableParagraph"/>
              <w:jc w:val="center"/>
              <w:rPr>
                <w:rFonts w:ascii="Times New Roman" w:hAnsi="Times New Roman" w:cs="Times New Roman"/>
                <w:spacing w:val="-5"/>
              </w:rPr>
            </w:pPr>
          </w:p>
        </w:tc>
        <w:tc>
          <w:tcPr>
            <w:tcW w:w="2835" w:type="dxa"/>
            <w:vMerge/>
          </w:tcPr>
          <w:p w14:paraId="74A6CA35" w14:textId="61B1CDC6" w:rsidR="00FD36DA" w:rsidRPr="00441CD2" w:rsidRDefault="00FD36DA" w:rsidP="00FD36DA">
            <w:pPr>
              <w:pStyle w:val="TableParagraph"/>
              <w:numPr>
                <w:ilvl w:val="0"/>
                <w:numId w:val="4"/>
              </w:numPr>
              <w:tabs>
                <w:tab w:val="left" w:pos="430"/>
              </w:tabs>
              <w:ind w:left="430" w:hanging="283"/>
              <w:rPr>
                <w:rFonts w:ascii="Times New Roman" w:hAnsi="Times New Roman" w:cs="Times New Roman"/>
              </w:rPr>
            </w:pPr>
          </w:p>
        </w:tc>
        <w:tc>
          <w:tcPr>
            <w:tcW w:w="3118" w:type="dxa"/>
            <w:gridSpan w:val="2"/>
            <w:vMerge/>
          </w:tcPr>
          <w:p w14:paraId="3DA846DE" w14:textId="6596B530" w:rsidR="00FD36DA" w:rsidRPr="00441CD2" w:rsidRDefault="00FD36DA" w:rsidP="00FD36DA">
            <w:pPr>
              <w:pStyle w:val="TableParagraph"/>
              <w:ind w:left="107"/>
              <w:rPr>
                <w:rFonts w:ascii="Times New Roman" w:hAnsi="Times New Roman" w:cs="Times New Roman"/>
              </w:rPr>
            </w:pPr>
          </w:p>
        </w:tc>
        <w:tc>
          <w:tcPr>
            <w:tcW w:w="1776" w:type="dxa"/>
            <w:tcBorders>
              <w:top w:val="nil"/>
            </w:tcBorders>
          </w:tcPr>
          <w:p w14:paraId="7BB396F9" w14:textId="77777777" w:rsidR="00FD36DA" w:rsidRPr="00441CD2" w:rsidRDefault="00FD36DA" w:rsidP="00FD36DA">
            <w:pPr>
              <w:rPr>
                <w:rFonts w:ascii="Times New Roman" w:hAnsi="Times New Roman" w:cs="Times New Roman"/>
              </w:rPr>
            </w:pPr>
          </w:p>
        </w:tc>
      </w:tr>
    </w:tbl>
    <w:p w14:paraId="2D860C07" w14:textId="1CBA3C86" w:rsidR="002A43D3" w:rsidRPr="003C3E17" w:rsidRDefault="00762CE3" w:rsidP="009477DE">
      <w:pPr>
        <w:pStyle w:val="Prrafodelista"/>
        <w:numPr>
          <w:ilvl w:val="0"/>
          <w:numId w:val="31"/>
        </w:numPr>
        <w:tabs>
          <w:tab w:val="left" w:pos="851"/>
        </w:tabs>
        <w:spacing w:before="35"/>
        <w:ind w:hanging="796"/>
        <w:rPr>
          <w:rFonts w:asciiTheme="minorHAnsi" w:hAnsiTheme="minorHAnsi" w:cstheme="minorHAnsi"/>
          <w:b/>
        </w:rPr>
      </w:pPr>
      <w:r w:rsidRPr="003C3E17">
        <w:rPr>
          <w:rFonts w:asciiTheme="minorHAnsi" w:hAnsiTheme="minorHAnsi" w:cstheme="minorHAnsi"/>
          <w:b/>
          <w:spacing w:val="-2"/>
        </w:rPr>
        <w:t>METODOLOGÍA.</w:t>
      </w:r>
    </w:p>
    <w:p w14:paraId="0A883A4B" w14:textId="77777777" w:rsidR="002A43D3" w:rsidRPr="003C3E17" w:rsidRDefault="00762CE3" w:rsidP="003C3E17">
      <w:pPr>
        <w:pStyle w:val="Textoindependiente"/>
        <w:ind w:left="851" w:right="-203"/>
        <w:jc w:val="both"/>
        <w:rPr>
          <w:rFonts w:asciiTheme="minorHAnsi" w:hAnsiTheme="minorHAnsi" w:cstheme="minorHAnsi"/>
          <w:b/>
          <w:sz w:val="22"/>
          <w:szCs w:val="22"/>
        </w:rPr>
      </w:pPr>
      <w:r w:rsidRPr="003C3E17">
        <w:rPr>
          <w:rFonts w:asciiTheme="minorHAnsi" w:hAnsiTheme="minorHAnsi" w:cstheme="minorHAnsi"/>
          <w:sz w:val="22"/>
          <w:szCs w:val="22"/>
        </w:rPr>
        <w:t>La Universidad Nacional del Callao, Licenciada por la SUNEDU tiene como fin supremo la formación integral del estudiante, quien es el eje central del proceso educativo de formación</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profesional;</w:t>
      </w:r>
      <w:r w:rsidRPr="003C3E17">
        <w:rPr>
          <w:rFonts w:asciiTheme="minorHAnsi" w:hAnsiTheme="minorHAnsi" w:cstheme="minorHAnsi"/>
          <w:spacing w:val="-10"/>
          <w:sz w:val="22"/>
          <w:szCs w:val="22"/>
        </w:rPr>
        <w:t xml:space="preserve"> </w:t>
      </w:r>
      <w:r w:rsidRPr="003C3E17">
        <w:rPr>
          <w:rFonts w:asciiTheme="minorHAnsi" w:hAnsiTheme="minorHAnsi" w:cstheme="minorHAnsi"/>
          <w:sz w:val="22"/>
          <w:szCs w:val="22"/>
        </w:rPr>
        <w:t>es</w:t>
      </w:r>
      <w:r w:rsidRPr="003C3E17">
        <w:rPr>
          <w:rFonts w:asciiTheme="minorHAnsi" w:hAnsiTheme="minorHAnsi" w:cstheme="minorHAnsi"/>
          <w:spacing w:val="-4"/>
          <w:sz w:val="22"/>
          <w:szCs w:val="22"/>
        </w:rPr>
        <w:t xml:space="preserve"> </w:t>
      </w:r>
      <w:r w:rsidRPr="003C3E17">
        <w:rPr>
          <w:rFonts w:asciiTheme="minorHAnsi" w:hAnsiTheme="minorHAnsi" w:cstheme="minorHAnsi"/>
          <w:sz w:val="22"/>
          <w:szCs w:val="22"/>
        </w:rPr>
        <w:t>así</w:t>
      </w:r>
      <w:r w:rsidRPr="003C3E17">
        <w:rPr>
          <w:rFonts w:asciiTheme="minorHAnsi" w:hAnsiTheme="minorHAnsi" w:cstheme="minorHAnsi"/>
          <w:spacing w:val="-9"/>
          <w:sz w:val="22"/>
          <w:szCs w:val="22"/>
        </w:rPr>
        <w:t xml:space="preserve"> </w:t>
      </w:r>
      <w:r w:rsidRPr="003C3E17">
        <w:rPr>
          <w:rFonts w:asciiTheme="minorHAnsi" w:hAnsiTheme="minorHAnsi" w:cstheme="minorHAnsi"/>
          <w:sz w:val="22"/>
          <w:szCs w:val="22"/>
        </w:rPr>
        <w:t>como</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el</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Modelo</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Educativo</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de</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la</w:t>
      </w:r>
      <w:r w:rsidRPr="003C3E17">
        <w:rPr>
          <w:rFonts w:asciiTheme="minorHAnsi" w:hAnsiTheme="minorHAnsi" w:cstheme="minorHAnsi"/>
          <w:spacing w:val="-9"/>
          <w:sz w:val="22"/>
          <w:szCs w:val="22"/>
        </w:rPr>
        <w:t xml:space="preserve"> </w:t>
      </w:r>
      <w:r w:rsidRPr="003C3E17">
        <w:rPr>
          <w:rFonts w:asciiTheme="minorHAnsi" w:hAnsiTheme="minorHAnsi" w:cstheme="minorHAnsi"/>
          <w:sz w:val="22"/>
          <w:szCs w:val="22"/>
        </w:rPr>
        <w:t>UNAC</w:t>
      </w:r>
      <w:r w:rsidRPr="003C3E17">
        <w:rPr>
          <w:rFonts w:asciiTheme="minorHAnsi" w:hAnsiTheme="minorHAnsi" w:cstheme="minorHAnsi"/>
          <w:spacing w:val="-10"/>
          <w:sz w:val="22"/>
          <w:szCs w:val="22"/>
        </w:rPr>
        <w:t xml:space="preserve"> </w:t>
      </w:r>
      <w:r w:rsidRPr="003C3E17">
        <w:rPr>
          <w:rFonts w:asciiTheme="minorHAnsi" w:hAnsiTheme="minorHAnsi" w:cstheme="minorHAnsi"/>
          <w:sz w:val="22"/>
          <w:szCs w:val="22"/>
        </w:rPr>
        <w:t>implementa</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las</w:t>
      </w:r>
      <w:r w:rsidRPr="003C3E17">
        <w:rPr>
          <w:rFonts w:asciiTheme="minorHAnsi" w:hAnsiTheme="minorHAnsi" w:cstheme="minorHAnsi"/>
          <w:spacing w:val="-4"/>
          <w:sz w:val="22"/>
          <w:szCs w:val="22"/>
        </w:rPr>
        <w:t xml:space="preserve"> </w:t>
      </w:r>
      <w:r w:rsidRPr="003C3E17">
        <w:rPr>
          <w:rFonts w:asciiTheme="minorHAnsi" w:hAnsiTheme="minorHAnsi" w:cstheme="minorHAnsi"/>
          <w:sz w:val="22"/>
          <w:szCs w:val="22"/>
        </w:rPr>
        <w:t>teorías educativas constructivista y conectivista, y las articula con los componentes transversales del proceso de enseñanza – aprendizaje, orientando las competencias genéricas y específicas. Este modelo tiene como propósito fundamental la formación holística de los estudiantes</w:t>
      </w:r>
      <w:r w:rsidRPr="003C3E17">
        <w:rPr>
          <w:rFonts w:asciiTheme="minorHAnsi" w:hAnsiTheme="minorHAnsi" w:cstheme="minorHAnsi"/>
          <w:spacing w:val="-11"/>
          <w:sz w:val="22"/>
          <w:szCs w:val="22"/>
        </w:rPr>
        <w:t xml:space="preserve"> </w:t>
      </w:r>
      <w:r w:rsidRPr="003C3E17">
        <w:rPr>
          <w:rFonts w:asciiTheme="minorHAnsi" w:hAnsiTheme="minorHAnsi" w:cstheme="minorHAnsi"/>
          <w:sz w:val="22"/>
          <w:szCs w:val="22"/>
        </w:rPr>
        <w:t>y</w:t>
      </w:r>
      <w:r w:rsidRPr="003C3E17">
        <w:rPr>
          <w:rFonts w:asciiTheme="minorHAnsi" w:hAnsiTheme="minorHAnsi" w:cstheme="minorHAnsi"/>
          <w:spacing w:val="-9"/>
          <w:sz w:val="22"/>
          <w:szCs w:val="22"/>
        </w:rPr>
        <w:t xml:space="preserve"> </w:t>
      </w:r>
      <w:r w:rsidRPr="003C3E17">
        <w:rPr>
          <w:rFonts w:asciiTheme="minorHAnsi" w:hAnsiTheme="minorHAnsi" w:cstheme="minorHAnsi"/>
          <w:sz w:val="22"/>
          <w:szCs w:val="22"/>
        </w:rPr>
        <w:t>concibe</w:t>
      </w:r>
      <w:r w:rsidRPr="003C3E17">
        <w:rPr>
          <w:rFonts w:asciiTheme="minorHAnsi" w:hAnsiTheme="minorHAnsi" w:cstheme="minorHAnsi"/>
          <w:spacing w:val="-12"/>
          <w:sz w:val="22"/>
          <w:szCs w:val="22"/>
        </w:rPr>
        <w:t xml:space="preserve"> </w:t>
      </w:r>
      <w:r w:rsidRPr="003C3E17">
        <w:rPr>
          <w:rFonts w:asciiTheme="minorHAnsi" w:hAnsiTheme="minorHAnsi" w:cstheme="minorHAnsi"/>
          <w:sz w:val="22"/>
          <w:szCs w:val="22"/>
        </w:rPr>
        <w:t>el</w:t>
      </w:r>
      <w:r w:rsidRPr="003C3E17">
        <w:rPr>
          <w:rFonts w:asciiTheme="minorHAnsi" w:hAnsiTheme="minorHAnsi" w:cstheme="minorHAnsi"/>
          <w:spacing w:val="-12"/>
          <w:sz w:val="22"/>
          <w:szCs w:val="22"/>
        </w:rPr>
        <w:t xml:space="preserve"> </w:t>
      </w:r>
      <w:r w:rsidRPr="003C3E17">
        <w:rPr>
          <w:rFonts w:asciiTheme="minorHAnsi" w:hAnsiTheme="minorHAnsi" w:cstheme="minorHAnsi"/>
          <w:sz w:val="22"/>
          <w:szCs w:val="22"/>
        </w:rPr>
        <w:t>proceso</w:t>
      </w:r>
      <w:r w:rsidRPr="003C3E17">
        <w:rPr>
          <w:rFonts w:asciiTheme="minorHAnsi" w:hAnsiTheme="minorHAnsi" w:cstheme="minorHAnsi"/>
          <w:spacing w:val="-11"/>
          <w:sz w:val="22"/>
          <w:szCs w:val="22"/>
        </w:rPr>
        <w:t xml:space="preserve"> </w:t>
      </w:r>
      <w:r w:rsidRPr="003C3E17">
        <w:rPr>
          <w:rFonts w:asciiTheme="minorHAnsi" w:hAnsiTheme="minorHAnsi" w:cstheme="minorHAnsi"/>
          <w:sz w:val="22"/>
          <w:szCs w:val="22"/>
        </w:rPr>
        <w:t>educativo</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en</w:t>
      </w:r>
      <w:r w:rsidRPr="003C3E17">
        <w:rPr>
          <w:rFonts w:asciiTheme="minorHAnsi" w:hAnsiTheme="minorHAnsi" w:cstheme="minorHAnsi"/>
          <w:spacing w:val="-11"/>
          <w:sz w:val="22"/>
          <w:szCs w:val="22"/>
        </w:rPr>
        <w:t xml:space="preserve"> </w:t>
      </w:r>
      <w:r w:rsidRPr="003C3E17">
        <w:rPr>
          <w:rFonts w:asciiTheme="minorHAnsi" w:hAnsiTheme="minorHAnsi" w:cstheme="minorHAnsi"/>
          <w:sz w:val="22"/>
          <w:szCs w:val="22"/>
        </w:rPr>
        <w:t>la</w:t>
      </w:r>
      <w:r w:rsidRPr="003C3E17">
        <w:rPr>
          <w:rFonts w:asciiTheme="minorHAnsi" w:hAnsiTheme="minorHAnsi" w:cstheme="minorHAnsi"/>
          <w:spacing w:val="-12"/>
          <w:sz w:val="22"/>
          <w:szCs w:val="22"/>
        </w:rPr>
        <w:t xml:space="preserve"> </w:t>
      </w:r>
      <w:r w:rsidRPr="003C3E17">
        <w:rPr>
          <w:rFonts w:asciiTheme="minorHAnsi" w:hAnsiTheme="minorHAnsi" w:cstheme="minorHAnsi"/>
          <w:sz w:val="22"/>
          <w:szCs w:val="22"/>
        </w:rPr>
        <w:t>acción</w:t>
      </w:r>
      <w:r w:rsidRPr="003C3E17">
        <w:rPr>
          <w:rFonts w:asciiTheme="minorHAnsi" w:hAnsiTheme="minorHAnsi" w:cstheme="minorHAnsi"/>
          <w:spacing w:val="-11"/>
          <w:sz w:val="22"/>
          <w:szCs w:val="22"/>
        </w:rPr>
        <w:t xml:space="preserve"> </w:t>
      </w:r>
      <w:r w:rsidRPr="003C3E17">
        <w:rPr>
          <w:rFonts w:asciiTheme="minorHAnsi" w:hAnsiTheme="minorHAnsi" w:cstheme="minorHAnsi"/>
          <w:sz w:val="22"/>
          <w:szCs w:val="22"/>
        </w:rPr>
        <w:t>y</w:t>
      </w:r>
      <w:r w:rsidRPr="003C3E17">
        <w:rPr>
          <w:rFonts w:asciiTheme="minorHAnsi" w:hAnsiTheme="minorHAnsi" w:cstheme="minorHAnsi"/>
          <w:spacing w:val="-13"/>
          <w:sz w:val="22"/>
          <w:szCs w:val="22"/>
        </w:rPr>
        <w:t xml:space="preserve"> </w:t>
      </w:r>
      <w:r w:rsidRPr="003C3E17">
        <w:rPr>
          <w:rFonts w:asciiTheme="minorHAnsi" w:hAnsiTheme="minorHAnsi" w:cstheme="minorHAnsi"/>
          <w:sz w:val="22"/>
          <w:szCs w:val="22"/>
        </w:rPr>
        <w:t>para</w:t>
      </w:r>
      <w:r w:rsidRPr="003C3E17">
        <w:rPr>
          <w:rFonts w:asciiTheme="minorHAnsi" w:hAnsiTheme="minorHAnsi" w:cstheme="minorHAnsi"/>
          <w:spacing w:val="-12"/>
          <w:sz w:val="22"/>
          <w:szCs w:val="22"/>
        </w:rPr>
        <w:t xml:space="preserve"> </w:t>
      </w:r>
      <w:r w:rsidRPr="003C3E17">
        <w:rPr>
          <w:rFonts w:asciiTheme="minorHAnsi" w:hAnsiTheme="minorHAnsi" w:cstheme="minorHAnsi"/>
          <w:sz w:val="22"/>
          <w:szCs w:val="22"/>
        </w:rPr>
        <w:t>la</w:t>
      </w:r>
      <w:r w:rsidRPr="003C3E17">
        <w:rPr>
          <w:rFonts w:asciiTheme="minorHAnsi" w:hAnsiTheme="minorHAnsi" w:cstheme="minorHAnsi"/>
          <w:spacing w:val="-12"/>
          <w:sz w:val="22"/>
          <w:szCs w:val="22"/>
        </w:rPr>
        <w:t xml:space="preserve"> </w:t>
      </w:r>
      <w:r w:rsidRPr="003C3E17">
        <w:rPr>
          <w:rFonts w:asciiTheme="minorHAnsi" w:hAnsiTheme="minorHAnsi" w:cstheme="minorHAnsi"/>
          <w:sz w:val="22"/>
          <w:szCs w:val="22"/>
        </w:rPr>
        <w:t>acción.</w:t>
      </w:r>
      <w:r w:rsidRPr="003C3E17">
        <w:rPr>
          <w:rFonts w:asciiTheme="minorHAnsi" w:hAnsiTheme="minorHAnsi" w:cstheme="minorHAnsi"/>
          <w:spacing w:val="-9"/>
          <w:sz w:val="22"/>
          <w:szCs w:val="22"/>
        </w:rPr>
        <w:t xml:space="preserve"> </w:t>
      </w:r>
      <w:r w:rsidRPr="003C3E17">
        <w:rPr>
          <w:rFonts w:asciiTheme="minorHAnsi" w:hAnsiTheme="minorHAnsi" w:cstheme="minorHAnsi"/>
          <w:sz w:val="22"/>
          <w:szCs w:val="22"/>
        </w:rPr>
        <w:t>Además,</w:t>
      </w:r>
      <w:r w:rsidRPr="003C3E17">
        <w:rPr>
          <w:rFonts w:asciiTheme="minorHAnsi" w:hAnsiTheme="minorHAnsi" w:cstheme="minorHAnsi"/>
          <w:spacing w:val="-13"/>
          <w:sz w:val="22"/>
          <w:szCs w:val="22"/>
        </w:rPr>
        <w:t xml:space="preserve"> </w:t>
      </w:r>
      <w:r w:rsidRPr="003C3E17">
        <w:rPr>
          <w:rFonts w:asciiTheme="minorHAnsi" w:hAnsiTheme="minorHAnsi" w:cstheme="minorHAnsi"/>
          <w:sz w:val="22"/>
          <w:szCs w:val="22"/>
        </w:rPr>
        <w:t>promueve el</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aprendizaje</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significativo</w:t>
      </w:r>
      <w:r w:rsidRPr="003C3E17">
        <w:rPr>
          <w:rFonts w:asciiTheme="minorHAnsi" w:hAnsiTheme="minorHAnsi" w:cstheme="minorHAnsi"/>
          <w:spacing w:val="-4"/>
          <w:sz w:val="22"/>
          <w:szCs w:val="22"/>
        </w:rPr>
        <w:t xml:space="preserve"> </w:t>
      </w:r>
      <w:r w:rsidRPr="003C3E17">
        <w:rPr>
          <w:rFonts w:asciiTheme="minorHAnsi" w:hAnsiTheme="minorHAnsi" w:cstheme="minorHAnsi"/>
          <w:sz w:val="22"/>
          <w:szCs w:val="22"/>
        </w:rPr>
        <w:t>en</w:t>
      </w:r>
      <w:r w:rsidRPr="003C3E17">
        <w:rPr>
          <w:rFonts w:asciiTheme="minorHAnsi" w:hAnsiTheme="minorHAnsi" w:cstheme="minorHAnsi"/>
          <w:spacing w:val="-4"/>
          <w:sz w:val="22"/>
          <w:szCs w:val="22"/>
        </w:rPr>
        <w:t xml:space="preserve"> </w:t>
      </w:r>
      <w:r w:rsidRPr="003C3E17">
        <w:rPr>
          <w:rFonts w:asciiTheme="minorHAnsi" w:hAnsiTheme="minorHAnsi" w:cstheme="minorHAnsi"/>
          <w:sz w:val="22"/>
          <w:szCs w:val="22"/>
        </w:rPr>
        <w:t>el</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marco</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de</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la</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construcción</w:t>
      </w:r>
      <w:r w:rsidRPr="003C3E17">
        <w:rPr>
          <w:rFonts w:asciiTheme="minorHAnsi" w:hAnsiTheme="minorHAnsi" w:cstheme="minorHAnsi"/>
          <w:spacing w:val="-4"/>
          <w:sz w:val="22"/>
          <w:szCs w:val="22"/>
        </w:rPr>
        <w:t xml:space="preserve"> </w:t>
      </w:r>
      <w:r w:rsidRPr="003C3E17">
        <w:rPr>
          <w:rFonts w:asciiTheme="minorHAnsi" w:hAnsiTheme="minorHAnsi" w:cstheme="minorHAnsi"/>
          <w:sz w:val="22"/>
          <w:szCs w:val="22"/>
        </w:rPr>
        <w:t>o</w:t>
      </w:r>
      <w:r w:rsidRPr="003C3E17">
        <w:rPr>
          <w:rFonts w:asciiTheme="minorHAnsi" w:hAnsiTheme="minorHAnsi" w:cstheme="minorHAnsi"/>
          <w:spacing w:val="-4"/>
          <w:sz w:val="22"/>
          <w:szCs w:val="22"/>
        </w:rPr>
        <w:t xml:space="preserve"> </w:t>
      </w:r>
      <w:r w:rsidRPr="003C3E17">
        <w:rPr>
          <w:rFonts w:asciiTheme="minorHAnsi" w:hAnsiTheme="minorHAnsi" w:cstheme="minorHAnsi"/>
          <w:sz w:val="22"/>
          <w:szCs w:val="22"/>
        </w:rPr>
        <w:t>reconstrucción</w:t>
      </w:r>
      <w:r w:rsidRPr="003C3E17">
        <w:rPr>
          <w:rFonts w:asciiTheme="minorHAnsi" w:hAnsiTheme="minorHAnsi" w:cstheme="minorHAnsi"/>
          <w:spacing w:val="-4"/>
          <w:sz w:val="22"/>
          <w:szCs w:val="22"/>
        </w:rPr>
        <w:t xml:space="preserve"> </w:t>
      </w:r>
      <w:r w:rsidRPr="003C3E17">
        <w:rPr>
          <w:rFonts w:asciiTheme="minorHAnsi" w:hAnsiTheme="minorHAnsi" w:cstheme="minorHAnsi"/>
          <w:sz w:val="22"/>
          <w:szCs w:val="22"/>
        </w:rPr>
        <w:t>cooperativa</w:t>
      </w:r>
      <w:r w:rsidRPr="003C3E17">
        <w:rPr>
          <w:rFonts w:asciiTheme="minorHAnsi" w:hAnsiTheme="minorHAnsi" w:cstheme="minorHAnsi"/>
          <w:spacing w:val="-5"/>
          <w:sz w:val="22"/>
          <w:szCs w:val="22"/>
        </w:rPr>
        <w:t xml:space="preserve"> </w:t>
      </w:r>
      <w:r w:rsidRPr="003C3E17">
        <w:rPr>
          <w:rFonts w:asciiTheme="minorHAnsi" w:hAnsiTheme="minorHAnsi" w:cstheme="minorHAnsi"/>
          <w:sz w:val="22"/>
          <w:szCs w:val="22"/>
        </w:rPr>
        <w:t>del conocimiento</w:t>
      </w:r>
      <w:r w:rsidRPr="003C3E17">
        <w:rPr>
          <w:rFonts w:asciiTheme="minorHAnsi" w:hAnsiTheme="minorHAnsi" w:cstheme="minorHAnsi"/>
          <w:spacing w:val="-7"/>
          <w:sz w:val="22"/>
          <w:szCs w:val="22"/>
        </w:rPr>
        <w:t xml:space="preserve"> </w:t>
      </w:r>
      <w:r w:rsidRPr="003C3E17">
        <w:rPr>
          <w:rFonts w:asciiTheme="minorHAnsi" w:hAnsiTheme="minorHAnsi" w:cstheme="minorHAnsi"/>
          <w:sz w:val="22"/>
          <w:szCs w:val="22"/>
        </w:rPr>
        <w:t>y</w:t>
      </w:r>
      <w:r w:rsidRPr="003C3E17">
        <w:rPr>
          <w:rFonts w:asciiTheme="minorHAnsi" w:hAnsiTheme="minorHAnsi" w:cstheme="minorHAnsi"/>
          <w:spacing w:val="-6"/>
          <w:sz w:val="22"/>
          <w:szCs w:val="22"/>
        </w:rPr>
        <w:t xml:space="preserve"> </w:t>
      </w:r>
      <w:r w:rsidRPr="003C3E17">
        <w:rPr>
          <w:rFonts w:asciiTheme="minorHAnsi" w:hAnsiTheme="minorHAnsi" w:cstheme="minorHAnsi"/>
          <w:sz w:val="22"/>
          <w:szCs w:val="22"/>
        </w:rPr>
        <w:t>toma</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en</w:t>
      </w:r>
      <w:r w:rsidRPr="003C3E17">
        <w:rPr>
          <w:rFonts w:asciiTheme="minorHAnsi" w:hAnsiTheme="minorHAnsi" w:cstheme="minorHAnsi"/>
          <w:spacing w:val="-7"/>
          <w:sz w:val="22"/>
          <w:szCs w:val="22"/>
        </w:rPr>
        <w:t xml:space="preserve"> </w:t>
      </w:r>
      <w:r w:rsidRPr="003C3E17">
        <w:rPr>
          <w:rFonts w:asciiTheme="minorHAnsi" w:hAnsiTheme="minorHAnsi" w:cstheme="minorHAnsi"/>
          <w:sz w:val="22"/>
          <w:szCs w:val="22"/>
        </w:rPr>
        <w:t>cuenta</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los</w:t>
      </w:r>
      <w:r w:rsidRPr="003C3E17">
        <w:rPr>
          <w:rFonts w:asciiTheme="minorHAnsi" w:hAnsiTheme="minorHAnsi" w:cstheme="minorHAnsi"/>
          <w:spacing w:val="-7"/>
          <w:sz w:val="22"/>
          <w:szCs w:val="22"/>
        </w:rPr>
        <w:t xml:space="preserve"> </w:t>
      </w:r>
      <w:r w:rsidRPr="003C3E17">
        <w:rPr>
          <w:rFonts w:asciiTheme="minorHAnsi" w:hAnsiTheme="minorHAnsi" w:cstheme="minorHAnsi"/>
          <w:sz w:val="22"/>
          <w:szCs w:val="22"/>
        </w:rPr>
        <w:t>saberes</w:t>
      </w:r>
      <w:r w:rsidRPr="003C3E17">
        <w:rPr>
          <w:rFonts w:asciiTheme="minorHAnsi" w:hAnsiTheme="minorHAnsi" w:cstheme="minorHAnsi"/>
          <w:spacing w:val="-7"/>
          <w:sz w:val="22"/>
          <w:szCs w:val="22"/>
        </w:rPr>
        <w:t xml:space="preserve"> </w:t>
      </w:r>
      <w:r w:rsidRPr="003C3E17">
        <w:rPr>
          <w:rFonts w:asciiTheme="minorHAnsi" w:hAnsiTheme="minorHAnsi" w:cstheme="minorHAnsi"/>
          <w:sz w:val="22"/>
          <w:szCs w:val="22"/>
        </w:rPr>
        <w:t>previos</w:t>
      </w:r>
      <w:r w:rsidRPr="003C3E17">
        <w:rPr>
          <w:rFonts w:asciiTheme="minorHAnsi" w:hAnsiTheme="minorHAnsi" w:cstheme="minorHAnsi"/>
          <w:spacing w:val="-7"/>
          <w:sz w:val="22"/>
          <w:szCs w:val="22"/>
        </w:rPr>
        <w:t xml:space="preserve"> </w:t>
      </w:r>
      <w:r w:rsidRPr="003C3E17">
        <w:rPr>
          <w:rFonts w:asciiTheme="minorHAnsi" w:hAnsiTheme="minorHAnsi" w:cstheme="minorHAnsi"/>
          <w:sz w:val="22"/>
          <w:szCs w:val="22"/>
        </w:rPr>
        <w:t>de</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los</w:t>
      </w:r>
      <w:r w:rsidRPr="003C3E17">
        <w:rPr>
          <w:rFonts w:asciiTheme="minorHAnsi" w:hAnsiTheme="minorHAnsi" w:cstheme="minorHAnsi"/>
          <w:spacing w:val="-11"/>
          <w:sz w:val="22"/>
          <w:szCs w:val="22"/>
        </w:rPr>
        <w:t xml:space="preserve"> </w:t>
      </w:r>
      <w:r w:rsidRPr="003C3E17">
        <w:rPr>
          <w:rFonts w:asciiTheme="minorHAnsi" w:hAnsiTheme="minorHAnsi" w:cstheme="minorHAnsi"/>
          <w:sz w:val="22"/>
          <w:szCs w:val="22"/>
        </w:rPr>
        <w:t>participantes</w:t>
      </w:r>
      <w:r w:rsidRPr="003C3E17">
        <w:rPr>
          <w:rFonts w:asciiTheme="minorHAnsi" w:hAnsiTheme="minorHAnsi" w:cstheme="minorHAnsi"/>
          <w:spacing w:val="-7"/>
          <w:sz w:val="22"/>
          <w:szCs w:val="22"/>
        </w:rPr>
        <w:t xml:space="preserve"> </w:t>
      </w:r>
      <w:r w:rsidRPr="003C3E17">
        <w:rPr>
          <w:rFonts w:asciiTheme="minorHAnsi" w:hAnsiTheme="minorHAnsi" w:cstheme="minorHAnsi"/>
          <w:sz w:val="22"/>
          <w:szCs w:val="22"/>
        </w:rPr>
        <w:t>con</w:t>
      </w:r>
      <w:r w:rsidRPr="003C3E17">
        <w:rPr>
          <w:rFonts w:asciiTheme="minorHAnsi" w:hAnsiTheme="minorHAnsi" w:cstheme="minorHAnsi"/>
          <w:spacing w:val="-7"/>
          <w:sz w:val="22"/>
          <w:szCs w:val="22"/>
        </w:rPr>
        <w:t xml:space="preserve"> </w:t>
      </w:r>
      <w:r w:rsidRPr="003C3E17">
        <w:rPr>
          <w:rFonts w:asciiTheme="minorHAnsi" w:hAnsiTheme="minorHAnsi" w:cstheme="minorHAnsi"/>
          <w:sz w:val="22"/>
          <w:szCs w:val="22"/>
        </w:rPr>
        <w:t>la</w:t>
      </w:r>
      <w:r w:rsidRPr="003C3E17">
        <w:rPr>
          <w:rFonts w:asciiTheme="minorHAnsi" w:hAnsiTheme="minorHAnsi" w:cstheme="minorHAnsi"/>
          <w:spacing w:val="-8"/>
          <w:sz w:val="22"/>
          <w:szCs w:val="22"/>
        </w:rPr>
        <w:t xml:space="preserve"> </w:t>
      </w:r>
      <w:r w:rsidRPr="003C3E17">
        <w:rPr>
          <w:rFonts w:asciiTheme="minorHAnsi" w:hAnsiTheme="minorHAnsi" w:cstheme="minorHAnsi"/>
          <w:sz w:val="22"/>
          <w:szCs w:val="22"/>
        </w:rPr>
        <w:t>finalidad</w:t>
      </w:r>
      <w:r w:rsidRPr="003C3E17">
        <w:rPr>
          <w:rFonts w:asciiTheme="minorHAnsi" w:hAnsiTheme="minorHAnsi" w:cstheme="minorHAnsi"/>
          <w:spacing w:val="-7"/>
          <w:sz w:val="22"/>
          <w:szCs w:val="22"/>
        </w:rPr>
        <w:t xml:space="preserve"> </w:t>
      </w:r>
      <w:r w:rsidRPr="003C3E17">
        <w:rPr>
          <w:rFonts w:asciiTheme="minorHAnsi" w:hAnsiTheme="minorHAnsi" w:cstheme="minorHAnsi"/>
          <w:sz w:val="22"/>
          <w:szCs w:val="22"/>
        </w:rPr>
        <w:t>que los estudiantes fortalezcan sus conocimientos y formas de aprendizaje y prosperen en la era digital, en un entorno cambiante de permanente innovación, acorde con las nuevas herramientas y tecnologías de información y comunicación</w:t>
      </w:r>
      <w:r w:rsidRPr="003C3E17">
        <w:rPr>
          <w:rFonts w:asciiTheme="minorHAnsi" w:hAnsiTheme="minorHAnsi" w:cstheme="minorHAnsi"/>
          <w:b/>
          <w:sz w:val="22"/>
          <w:szCs w:val="22"/>
        </w:rPr>
        <w:t>.</w:t>
      </w:r>
    </w:p>
    <w:p w14:paraId="1C28F203" w14:textId="3B70EF1A" w:rsidR="009D0334" w:rsidRPr="003C3E17" w:rsidRDefault="009D0334" w:rsidP="003C3E17">
      <w:pPr>
        <w:pStyle w:val="Textoindependiente"/>
        <w:ind w:left="821" w:right="-203"/>
        <w:jc w:val="both"/>
        <w:rPr>
          <w:rFonts w:asciiTheme="minorHAnsi" w:hAnsiTheme="minorHAnsi" w:cstheme="minorHAnsi"/>
          <w:sz w:val="22"/>
          <w:szCs w:val="22"/>
        </w:rPr>
      </w:pPr>
      <w:r w:rsidRPr="003C3E17">
        <w:rPr>
          <w:rFonts w:asciiTheme="minorHAnsi" w:hAnsiTheme="minorHAnsi" w:cstheme="minorHAnsi"/>
          <w:sz w:val="22"/>
          <w:szCs w:val="22"/>
        </w:rPr>
        <w:t>La Facultad de Ingeniería Industrial y Sistemas de la UNAC, en cumplimiento con lo</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dispuesto en la Resolución Viceministerial Nº085-2020-MINEDU del 01 de abril de 2020,</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de manera excepcional y mientras duren las medidas adoptadas por el Gobierno con</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relación al estado de emergencia sanitario, se impartirá educación remota no presencial</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 xml:space="preserve">haciendo uso de una plataforma virtual educativa: espacio </w:t>
      </w:r>
      <w:r w:rsidRPr="003C3E17">
        <w:rPr>
          <w:rFonts w:asciiTheme="minorHAnsi" w:hAnsiTheme="minorHAnsi" w:cstheme="minorHAnsi"/>
          <w:sz w:val="22"/>
          <w:szCs w:val="22"/>
        </w:rPr>
        <w:lastRenderedPageBreak/>
        <w:t>en donde se imparte el servicio</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educativo de los cursos, basados en tecnologías de la información y comunicación (</w:t>
      </w:r>
      <w:proofErr w:type="spellStart"/>
      <w:r w:rsidRPr="003C3E17">
        <w:rPr>
          <w:rFonts w:asciiTheme="minorHAnsi" w:hAnsiTheme="minorHAnsi" w:cstheme="minorHAnsi"/>
          <w:sz w:val="22"/>
          <w:szCs w:val="22"/>
        </w:rPr>
        <w:t>TICs</w:t>
      </w:r>
      <w:proofErr w:type="spellEnd"/>
      <w:r w:rsidRPr="003C3E17">
        <w:rPr>
          <w:rFonts w:asciiTheme="minorHAnsi" w:hAnsiTheme="minorHAnsi" w:cstheme="minorHAnsi"/>
          <w:sz w:val="22"/>
          <w:szCs w:val="22"/>
        </w:rPr>
        <w:t>).</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La plataforma de la UNAC es el Sistema de Gestión Académico (SGA-UNAC) basado en</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Moodle, en donde los estudiantes, tendrán a su disposición información detallada de la</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asignatura: el sílabo, recursos digitales, guía de entregables calificados, y los contenidos</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de la clase estructurados para cada sesión educativa. El SGA será complementado con las</w:t>
      </w:r>
    </w:p>
    <w:p w14:paraId="303F1476" w14:textId="5D4F9FC4" w:rsidR="009C799A" w:rsidRPr="003C3E17" w:rsidRDefault="009D0334" w:rsidP="003C3E17">
      <w:pPr>
        <w:pStyle w:val="Textoindependiente"/>
        <w:ind w:left="821" w:right="-203"/>
        <w:jc w:val="both"/>
      </w:pPr>
      <w:r w:rsidRPr="003C3E17">
        <w:rPr>
          <w:rFonts w:asciiTheme="minorHAnsi" w:hAnsiTheme="minorHAnsi" w:cstheme="minorHAnsi"/>
          <w:sz w:val="22"/>
          <w:szCs w:val="22"/>
        </w:rPr>
        <w:t xml:space="preserve">diferentes soluciones que brinda Google Suite </w:t>
      </w:r>
      <w:proofErr w:type="spellStart"/>
      <w:r w:rsidRPr="003C3E17">
        <w:rPr>
          <w:rFonts w:asciiTheme="minorHAnsi" w:hAnsiTheme="minorHAnsi" w:cstheme="minorHAnsi"/>
          <w:sz w:val="22"/>
          <w:szCs w:val="22"/>
        </w:rPr>
        <w:t>for</w:t>
      </w:r>
      <w:proofErr w:type="spellEnd"/>
      <w:r w:rsidRPr="003C3E17">
        <w:rPr>
          <w:rFonts w:asciiTheme="minorHAnsi" w:hAnsiTheme="minorHAnsi" w:cstheme="minorHAnsi"/>
          <w:sz w:val="22"/>
          <w:szCs w:val="22"/>
        </w:rPr>
        <w:t xml:space="preserve"> </w:t>
      </w:r>
      <w:proofErr w:type="spellStart"/>
      <w:r w:rsidRPr="003C3E17">
        <w:rPr>
          <w:rFonts w:asciiTheme="minorHAnsi" w:hAnsiTheme="minorHAnsi" w:cstheme="minorHAnsi"/>
          <w:sz w:val="22"/>
          <w:szCs w:val="22"/>
        </w:rPr>
        <w:t>Education</w:t>
      </w:r>
      <w:proofErr w:type="spellEnd"/>
      <w:r w:rsidRPr="003C3E17">
        <w:rPr>
          <w:rFonts w:asciiTheme="minorHAnsi" w:hAnsiTheme="minorHAnsi" w:cstheme="minorHAnsi"/>
          <w:sz w:val="22"/>
          <w:szCs w:val="22"/>
        </w:rPr>
        <w:t xml:space="preserve"> y otras herramientas</w:t>
      </w:r>
      <w:r w:rsidR="003C3E17">
        <w:rPr>
          <w:rFonts w:asciiTheme="minorHAnsi" w:hAnsiTheme="minorHAnsi" w:cstheme="minorHAnsi"/>
          <w:sz w:val="22"/>
          <w:szCs w:val="22"/>
        </w:rPr>
        <w:t xml:space="preserve"> </w:t>
      </w:r>
      <w:r w:rsidRPr="003C3E17">
        <w:rPr>
          <w:rFonts w:asciiTheme="minorHAnsi" w:hAnsiTheme="minorHAnsi" w:cstheme="minorHAnsi"/>
          <w:sz w:val="22"/>
          <w:szCs w:val="22"/>
        </w:rPr>
        <w:t>tecnológicas multiplataforma.</w:t>
      </w:r>
      <w:r w:rsidR="003C3E17">
        <w:rPr>
          <w:rFonts w:asciiTheme="minorHAnsi" w:hAnsiTheme="minorHAnsi" w:cstheme="minorHAnsi"/>
          <w:sz w:val="22"/>
          <w:szCs w:val="22"/>
        </w:rPr>
        <w:t xml:space="preserve"> </w:t>
      </w:r>
      <w:r w:rsidRPr="003C3E17">
        <w:rPr>
          <w:rFonts w:asciiTheme="minorHAnsi" w:hAnsiTheme="minorHAnsi" w:cstheme="minorHAnsi"/>
          <w:lang w:val="es-PE"/>
        </w:rPr>
        <w:t>Las estrategias metodológicas didáctica para el desarrollo de las sesiones teóricas y</w:t>
      </w:r>
      <w:r w:rsidR="003C3E17">
        <w:rPr>
          <w:rFonts w:asciiTheme="minorHAnsi" w:hAnsiTheme="minorHAnsi" w:cstheme="minorHAnsi"/>
          <w:lang w:val="es-PE"/>
        </w:rPr>
        <w:t xml:space="preserve"> </w:t>
      </w:r>
      <w:r w:rsidRPr="003C3E17">
        <w:rPr>
          <w:rFonts w:asciiTheme="minorHAnsi" w:hAnsiTheme="minorHAnsi" w:cstheme="minorHAnsi"/>
          <w:sz w:val="22"/>
          <w:szCs w:val="22"/>
          <w:lang w:val="es-PE"/>
        </w:rPr>
        <w:t>prácticas permiten dos modalidades de aprendizaje en los estudiantes:</w:t>
      </w:r>
    </w:p>
    <w:p w14:paraId="327F398B" w14:textId="77777777" w:rsidR="00961555" w:rsidRPr="003C3E17" w:rsidRDefault="00961555" w:rsidP="00961555">
      <w:pPr>
        <w:pStyle w:val="Ttulo2"/>
        <w:numPr>
          <w:ilvl w:val="1"/>
          <w:numId w:val="38"/>
        </w:numPr>
        <w:tabs>
          <w:tab w:val="left" w:pos="1214"/>
        </w:tabs>
        <w:ind w:left="1214" w:hanging="398"/>
        <w:rPr>
          <w:rFonts w:asciiTheme="minorHAnsi" w:eastAsia="Calibri" w:hAnsiTheme="minorHAnsi" w:cstheme="minorHAnsi"/>
          <w:b/>
          <w:bCs/>
          <w:color w:val="auto"/>
          <w:sz w:val="22"/>
          <w:szCs w:val="22"/>
        </w:rPr>
      </w:pPr>
      <w:r w:rsidRPr="003C3E17">
        <w:rPr>
          <w:rFonts w:asciiTheme="minorHAnsi" w:eastAsia="Calibri" w:hAnsiTheme="minorHAnsi" w:cstheme="minorHAnsi"/>
          <w:b/>
          <w:bCs/>
          <w:color w:val="auto"/>
          <w:sz w:val="22"/>
          <w:szCs w:val="22"/>
        </w:rPr>
        <w:t>Herramientas metodológicas</w:t>
      </w:r>
    </w:p>
    <w:p w14:paraId="10DA0F88" w14:textId="77777777" w:rsidR="006269F6" w:rsidRPr="003C3E17" w:rsidRDefault="006269F6" w:rsidP="009D0334">
      <w:pPr>
        <w:pStyle w:val="Textoindependiente"/>
        <w:spacing w:line="266" w:lineRule="auto"/>
        <w:ind w:left="1418" w:right="-203" w:hanging="284"/>
        <w:jc w:val="both"/>
        <w:rPr>
          <w:rFonts w:asciiTheme="minorHAnsi" w:hAnsiTheme="minorHAnsi" w:cstheme="minorHAnsi"/>
          <w:sz w:val="22"/>
          <w:szCs w:val="22"/>
        </w:rPr>
      </w:pPr>
      <w:r w:rsidRPr="003C3E17">
        <w:rPr>
          <w:rFonts w:asciiTheme="minorHAnsi" w:hAnsiTheme="minorHAnsi" w:cstheme="minorHAnsi"/>
          <w:sz w:val="22"/>
          <w:szCs w:val="22"/>
        </w:rPr>
        <w:t>Coherente</w:t>
      </w:r>
      <w:r w:rsidRPr="003C3E17">
        <w:rPr>
          <w:rFonts w:asciiTheme="minorHAnsi" w:hAnsiTheme="minorHAnsi" w:cstheme="minorHAnsi"/>
          <w:spacing w:val="-16"/>
          <w:sz w:val="22"/>
          <w:szCs w:val="22"/>
        </w:rPr>
        <w:t xml:space="preserve"> </w:t>
      </w:r>
      <w:r w:rsidRPr="003C3E17">
        <w:rPr>
          <w:rFonts w:asciiTheme="minorHAnsi" w:hAnsiTheme="minorHAnsi" w:cstheme="minorHAnsi"/>
          <w:sz w:val="22"/>
          <w:szCs w:val="22"/>
        </w:rPr>
        <w:t>con</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el</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Modelo</w:t>
      </w:r>
      <w:r w:rsidRPr="003C3E17">
        <w:rPr>
          <w:rFonts w:asciiTheme="minorHAnsi" w:hAnsiTheme="minorHAnsi" w:cstheme="minorHAnsi"/>
          <w:spacing w:val="-16"/>
          <w:sz w:val="22"/>
          <w:szCs w:val="22"/>
        </w:rPr>
        <w:t xml:space="preserve"> </w:t>
      </w:r>
      <w:r w:rsidRPr="003C3E17">
        <w:rPr>
          <w:rFonts w:asciiTheme="minorHAnsi" w:hAnsiTheme="minorHAnsi" w:cstheme="minorHAnsi"/>
          <w:sz w:val="22"/>
          <w:szCs w:val="22"/>
        </w:rPr>
        <w:t>Educativo</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UNAC</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(2024),</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las</w:t>
      </w:r>
      <w:r w:rsidRPr="003C3E17">
        <w:rPr>
          <w:rFonts w:asciiTheme="minorHAnsi" w:hAnsiTheme="minorHAnsi" w:cstheme="minorHAnsi"/>
          <w:spacing w:val="-16"/>
          <w:sz w:val="22"/>
          <w:szCs w:val="22"/>
        </w:rPr>
        <w:t xml:space="preserve"> </w:t>
      </w:r>
      <w:r w:rsidRPr="003C3E17">
        <w:rPr>
          <w:rFonts w:asciiTheme="minorHAnsi" w:hAnsiTheme="minorHAnsi" w:cstheme="minorHAnsi"/>
          <w:sz w:val="22"/>
          <w:szCs w:val="22"/>
        </w:rPr>
        <w:t>herramientas</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metodológicas que se emplean para el desarrollo de las sesiones teóricas y prácticas son:</w:t>
      </w:r>
    </w:p>
    <w:p w14:paraId="4B33FB17" w14:textId="77777777" w:rsidR="006269F6" w:rsidRPr="003C3E17" w:rsidRDefault="006269F6" w:rsidP="009D0334">
      <w:pPr>
        <w:pStyle w:val="Prrafodelista"/>
        <w:numPr>
          <w:ilvl w:val="2"/>
          <w:numId w:val="34"/>
        </w:numPr>
        <w:tabs>
          <w:tab w:val="left" w:pos="1176"/>
        </w:tabs>
        <w:spacing w:line="264" w:lineRule="auto"/>
        <w:ind w:left="1418" w:right="-203" w:hanging="284"/>
        <w:jc w:val="both"/>
        <w:rPr>
          <w:rFonts w:asciiTheme="minorHAnsi" w:hAnsiTheme="minorHAnsi" w:cstheme="minorHAnsi"/>
        </w:rPr>
      </w:pPr>
      <w:r w:rsidRPr="003C3E17">
        <w:rPr>
          <w:rFonts w:asciiTheme="minorHAnsi" w:hAnsiTheme="minorHAnsi" w:cstheme="minorHAnsi"/>
        </w:rPr>
        <w:t>Aprendizaje</w:t>
      </w:r>
      <w:r w:rsidRPr="003C3E17">
        <w:rPr>
          <w:rFonts w:asciiTheme="minorHAnsi" w:hAnsiTheme="minorHAnsi" w:cstheme="minorHAnsi"/>
          <w:spacing w:val="-2"/>
        </w:rPr>
        <w:t xml:space="preserve"> </w:t>
      </w:r>
      <w:r w:rsidRPr="003C3E17">
        <w:rPr>
          <w:rFonts w:asciiTheme="minorHAnsi" w:hAnsiTheme="minorHAnsi" w:cstheme="minorHAnsi"/>
        </w:rPr>
        <w:t>Orientado</w:t>
      </w:r>
      <w:r w:rsidRPr="003C3E17">
        <w:rPr>
          <w:rFonts w:asciiTheme="minorHAnsi" w:hAnsiTheme="minorHAnsi" w:cstheme="minorHAnsi"/>
          <w:spacing w:val="-2"/>
        </w:rPr>
        <w:t xml:space="preserve"> </w:t>
      </w:r>
      <w:r w:rsidRPr="003C3E17">
        <w:rPr>
          <w:rFonts w:asciiTheme="minorHAnsi" w:hAnsiTheme="minorHAnsi" w:cstheme="minorHAnsi"/>
        </w:rPr>
        <w:t>a</w:t>
      </w:r>
      <w:r w:rsidRPr="003C3E17">
        <w:rPr>
          <w:rFonts w:asciiTheme="minorHAnsi" w:hAnsiTheme="minorHAnsi" w:cstheme="minorHAnsi"/>
          <w:spacing w:val="-2"/>
        </w:rPr>
        <w:t xml:space="preserve"> </w:t>
      </w:r>
      <w:r w:rsidRPr="003C3E17">
        <w:rPr>
          <w:rFonts w:asciiTheme="minorHAnsi" w:hAnsiTheme="minorHAnsi" w:cstheme="minorHAnsi"/>
        </w:rPr>
        <w:t>Proyectos -</w:t>
      </w:r>
      <w:r w:rsidRPr="003C3E17">
        <w:rPr>
          <w:rFonts w:asciiTheme="minorHAnsi" w:hAnsiTheme="minorHAnsi" w:cstheme="minorHAnsi"/>
          <w:spacing w:val="-5"/>
        </w:rPr>
        <w:t xml:space="preserve"> </w:t>
      </w:r>
      <w:r w:rsidRPr="003C3E17">
        <w:rPr>
          <w:rFonts w:asciiTheme="minorHAnsi" w:hAnsiTheme="minorHAnsi" w:cstheme="minorHAnsi"/>
        </w:rPr>
        <w:t>AOP:</w:t>
      </w:r>
      <w:r w:rsidRPr="003C3E17">
        <w:rPr>
          <w:rFonts w:asciiTheme="minorHAnsi" w:hAnsiTheme="minorHAnsi" w:cstheme="minorHAnsi"/>
          <w:spacing w:val="-5"/>
        </w:rPr>
        <w:t xml:space="preserve"> </w:t>
      </w:r>
      <w:r w:rsidRPr="003C3E17">
        <w:rPr>
          <w:rFonts w:asciiTheme="minorHAnsi" w:hAnsiTheme="minorHAnsi" w:cstheme="minorHAnsi"/>
        </w:rPr>
        <w:t>Permite</w:t>
      </w:r>
      <w:r w:rsidRPr="003C3E17">
        <w:rPr>
          <w:rFonts w:asciiTheme="minorHAnsi" w:hAnsiTheme="minorHAnsi" w:cstheme="minorHAnsi"/>
          <w:spacing w:val="-2"/>
        </w:rPr>
        <w:t xml:space="preserve"> </w:t>
      </w:r>
      <w:r w:rsidRPr="003C3E17">
        <w:rPr>
          <w:rFonts w:asciiTheme="minorHAnsi" w:hAnsiTheme="minorHAnsi" w:cstheme="minorHAnsi"/>
        </w:rPr>
        <w:t>que</w:t>
      </w:r>
      <w:r w:rsidRPr="003C3E17">
        <w:rPr>
          <w:rFonts w:asciiTheme="minorHAnsi" w:hAnsiTheme="minorHAnsi" w:cstheme="minorHAnsi"/>
          <w:spacing w:val="-2"/>
        </w:rPr>
        <w:t xml:space="preserve"> </w:t>
      </w:r>
      <w:r w:rsidRPr="003C3E17">
        <w:rPr>
          <w:rFonts w:asciiTheme="minorHAnsi" w:hAnsiTheme="minorHAnsi" w:cstheme="minorHAnsi"/>
        </w:rPr>
        <w:t>el</w:t>
      </w:r>
      <w:r w:rsidRPr="003C3E17">
        <w:rPr>
          <w:rFonts w:asciiTheme="minorHAnsi" w:hAnsiTheme="minorHAnsi" w:cstheme="minorHAnsi"/>
          <w:spacing w:val="-4"/>
        </w:rPr>
        <w:t xml:space="preserve"> </w:t>
      </w:r>
      <w:r w:rsidRPr="003C3E17">
        <w:rPr>
          <w:rFonts w:asciiTheme="minorHAnsi" w:hAnsiTheme="minorHAnsi" w:cstheme="minorHAnsi"/>
        </w:rPr>
        <w:t>estudiante</w:t>
      </w:r>
      <w:r w:rsidRPr="003C3E17">
        <w:rPr>
          <w:rFonts w:asciiTheme="minorHAnsi" w:hAnsiTheme="minorHAnsi" w:cstheme="minorHAnsi"/>
          <w:spacing w:val="-6"/>
        </w:rPr>
        <w:t xml:space="preserve"> </w:t>
      </w:r>
      <w:r w:rsidRPr="003C3E17">
        <w:rPr>
          <w:rFonts w:asciiTheme="minorHAnsi" w:hAnsiTheme="minorHAnsi" w:cstheme="minorHAnsi"/>
        </w:rPr>
        <w:t>adquiera conocimientos y competencias mediante la ejecución de su proyecto de investigación, para dar respuesta a problemas del contexto.</w:t>
      </w:r>
    </w:p>
    <w:p w14:paraId="15A2419E" w14:textId="2E99F02B" w:rsidR="006269F6" w:rsidRPr="003C3E17" w:rsidRDefault="006269F6" w:rsidP="009D0334">
      <w:pPr>
        <w:pStyle w:val="Textoindependiente"/>
        <w:spacing w:line="264" w:lineRule="auto"/>
        <w:ind w:left="1418" w:right="-203"/>
        <w:jc w:val="both"/>
        <w:rPr>
          <w:rFonts w:asciiTheme="minorHAnsi" w:hAnsiTheme="minorHAnsi" w:cstheme="minorHAnsi"/>
          <w:sz w:val="22"/>
          <w:szCs w:val="22"/>
        </w:rPr>
      </w:pPr>
      <w:r w:rsidRPr="003C3E17">
        <w:rPr>
          <w:rFonts w:asciiTheme="minorHAnsi" w:hAnsiTheme="minorHAnsi" w:cstheme="minorHAnsi"/>
          <w:sz w:val="22"/>
          <w:szCs w:val="22"/>
        </w:rPr>
        <w:t>Aprendizaje</w:t>
      </w:r>
      <w:r w:rsidRPr="003C3E17">
        <w:rPr>
          <w:rFonts w:asciiTheme="minorHAnsi" w:hAnsiTheme="minorHAnsi" w:cstheme="minorHAnsi"/>
          <w:spacing w:val="-16"/>
          <w:sz w:val="22"/>
          <w:szCs w:val="22"/>
        </w:rPr>
        <w:t xml:space="preserve"> </w:t>
      </w:r>
      <w:r w:rsidRPr="003C3E17">
        <w:rPr>
          <w:rFonts w:asciiTheme="minorHAnsi" w:hAnsiTheme="minorHAnsi" w:cstheme="minorHAnsi"/>
          <w:sz w:val="22"/>
          <w:szCs w:val="22"/>
        </w:rPr>
        <w:t>Basado</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en</w:t>
      </w:r>
      <w:r w:rsidRPr="003C3E17">
        <w:rPr>
          <w:rFonts w:asciiTheme="minorHAnsi" w:hAnsiTheme="minorHAnsi" w:cstheme="minorHAnsi"/>
          <w:spacing w:val="-13"/>
          <w:sz w:val="22"/>
          <w:szCs w:val="22"/>
        </w:rPr>
        <w:t xml:space="preserve"> </w:t>
      </w:r>
      <w:r w:rsidRPr="003C3E17">
        <w:rPr>
          <w:rFonts w:asciiTheme="minorHAnsi" w:hAnsiTheme="minorHAnsi" w:cstheme="minorHAnsi"/>
          <w:sz w:val="22"/>
          <w:szCs w:val="22"/>
        </w:rPr>
        <w:t>Problemas</w:t>
      </w:r>
      <w:r w:rsidRPr="003C3E17">
        <w:rPr>
          <w:rFonts w:asciiTheme="minorHAnsi" w:hAnsiTheme="minorHAnsi" w:cstheme="minorHAnsi"/>
          <w:spacing w:val="-9"/>
          <w:sz w:val="22"/>
          <w:szCs w:val="22"/>
        </w:rPr>
        <w:t xml:space="preserve"> </w:t>
      </w:r>
      <w:r w:rsidRPr="003C3E17">
        <w:rPr>
          <w:rFonts w:asciiTheme="minorHAnsi" w:hAnsiTheme="minorHAnsi" w:cstheme="minorHAnsi"/>
          <w:sz w:val="22"/>
          <w:szCs w:val="22"/>
        </w:rPr>
        <w:t>-</w:t>
      </w:r>
      <w:r w:rsidRPr="003C3E17">
        <w:rPr>
          <w:rFonts w:asciiTheme="minorHAnsi" w:hAnsiTheme="minorHAnsi" w:cstheme="minorHAnsi"/>
          <w:spacing w:val="-16"/>
          <w:sz w:val="22"/>
          <w:szCs w:val="22"/>
        </w:rPr>
        <w:t xml:space="preserve"> </w:t>
      </w:r>
      <w:r w:rsidRPr="003C3E17">
        <w:rPr>
          <w:rFonts w:asciiTheme="minorHAnsi" w:hAnsiTheme="minorHAnsi" w:cstheme="minorHAnsi"/>
          <w:sz w:val="22"/>
          <w:szCs w:val="22"/>
        </w:rPr>
        <w:t>ABP:</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El</w:t>
      </w:r>
      <w:r w:rsidRPr="003C3E17">
        <w:rPr>
          <w:rFonts w:asciiTheme="minorHAnsi" w:hAnsiTheme="minorHAnsi" w:cstheme="minorHAnsi"/>
          <w:spacing w:val="-15"/>
          <w:sz w:val="22"/>
          <w:szCs w:val="22"/>
        </w:rPr>
        <w:t xml:space="preserve"> </w:t>
      </w:r>
      <w:r w:rsidRPr="003C3E17">
        <w:rPr>
          <w:rFonts w:asciiTheme="minorHAnsi" w:hAnsiTheme="minorHAnsi" w:cstheme="minorHAnsi"/>
          <w:sz w:val="22"/>
          <w:szCs w:val="22"/>
        </w:rPr>
        <w:t>aprendizaje</w:t>
      </w:r>
      <w:r w:rsidRPr="003C3E17">
        <w:rPr>
          <w:rFonts w:asciiTheme="minorHAnsi" w:hAnsiTheme="minorHAnsi" w:cstheme="minorHAnsi"/>
          <w:spacing w:val="-14"/>
          <w:sz w:val="22"/>
          <w:szCs w:val="22"/>
        </w:rPr>
        <w:t xml:space="preserve"> </w:t>
      </w:r>
      <w:r w:rsidRPr="003C3E17">
        <w:rPr>
          <w:rFonts w:asciiTheme="minorHAnsi" w:hAnsiTheme="minorHAnsi" w:cstheme="minorHAnsi"/>
          <w:sz w:val="22"/>
          <w:szCs w:val="22"/>
        </w:rPr>
        <w:t>basado</w:t>
      </w:r>
      <w:r w:rsidRPr="003C3E17">
        <w:rPr>
          <w:rFonts w:asciiTheme="minorHAnsi" w:hAnsiTheme="minorHAnsi" w:cstheme="minorHAnsi"/>
          <w:spacing w:val="-14"/>
          <w:sz w:val="22"/>
          <w:szCs w:val="22"/>
        </w:rPr>
        <w:t xml:space="preserve"> </w:t>
      </w:r>
      <w:r w:rsidRPr="003C3E17">
        <w:rPr>
          <w:rFonts w:asciiTheme="minorHAnsi" w:hAnsiTheme="minorHAnsi" w:cstheme="minorHAnsi"/>
          <w:sz w:val="22"/>
          <w:szCs w:val="22"/>
        </w:rPr>
        <w:t>en</w:t>
      </w:r>
      <w:r w:rsidRPr="003C3E17">
        <w:rPr>
          <w:rFonts w:asciiTheme="minorHAnsi" w:hAnsiTheme="minorHAnsi" w:cstheme="minorHAnsi"/>
          <w:spacing w:val="-14"/>
          <w:sz w:val="22"/>
          <w:szCs w:val="22"/>
        </w:rPr>
        <w:t xml:space="preserve"> </w:t>
      </w:r>
      <w:r w:rsidRPr="003C3E17">
        <w:rPr>
          <w:rFonts w:asciiTheme="minorHAnsi" w:hAnsiTheme="minorHAnsi" w:cstheme="minorHAnsi"/>
          <w:sz w:val="22"/>
          <w:szCs w:val="22"/>
        </w:rPr>
        <w:t>problemas consiste en abordar un problema y proponer una solución.</w:t>
      </w:r>
      <w:r w:rsidRPr="003C3E17">
        <w:rPr>
          <w:rFonts w:asciiTheme="minorHAnsi" w:hAnsiTheme="minorHAnsi" w:cstheme="minorHAnsi"/>
          <w:spacing w:val="-16"/>
          <w:sz w:val="22"/>
          <w:szCs w:val="22"/>
        </w:rPr>
        <w:t xml:space="preserve"> </w:t>
      </w:r>
      <w:r w:rsidRPr="003C3E17">
        <w:rPr>
          <w:rFonts w:asciiTheme="minorHAnsi" w:hAnsiTheme="minorHAnsi" w:cstheme="minorHAnsi"/>
          <w:sz w:val="22"/>
          <w:szCs w:val="22"/>
        </w:rPr>
        <w:t>Se parte, por</w:t>
      </w:r>
      <w:r w:rsidRPr="003C3E17">
        <w:rPr>
          <w:rFonts w:asciiTheme="minorHAnsi" w:hAnsiTheme="minorHAnsi" w:cstheme="minorHAnsi"/>
          <w:spacing w:val="80"/>
          <w:sz w:val="22"/>
          <w:szCs w:val="22"/>
        </w:rPr>
        <w:t xml:space="preserve"> </w:t>
      </w:r>
      <w:r w:rsidRPr="003C3E17">
        <w:rPr>
          <w:rFonts w:asciiTheme="minorHAnsi" w:hAnsiTheme="minorHAnsi" w:cstheme="minorHAnsi"/>
          <w:sz w:val="22"/>
          <w:szCs w:val="22"/>
        </w:rPr>
        <w:t>tanto,</w:t>
      </w:r>
      <w:r w:rsidRPr="003C3E17">
        <w:rPr>
          <w:rFonts w:asciiTheme="minorHAnsi" w:hAnsiTheme="minorHAnsi" w:cstheme="minorHAnsi"/>
          <w:spacing w:val="-19"/>
          <w:sz w:val="22"/>
          <w:szCs w:val="22"/>
        </w:rPr>
        <w:t xml:space="preserve"> </w:t>
      </w:r>
      <w:r w:rsidRPr="003C3E17">
        <w:rPr>
          <w:rFonts w:asciiTheme="minorHAnsi" w:hAnsiTheme="minorHAnsi" w:cstheme="minorHAnsi"/>
          <w:sz w:val="22"/>
          <w:szCs w:val="22"/>
        </w:rPr>
        <w:t>del</w:t>
      </w:r>
      <w:r w:rsidRPr="003C3E17">
        <w:rPr>
          <w:rFonts w:asciiTheme="minorHAnsi" w:hAnsiTheme="minorHAnsi" w:cstheme="minorHAnsi"/>
          <w:spacing w:val="80"/>
          <w:w w:val="150"/>
          <w:sz w:val="22"/>
          <w:szCs w:val="22"/>
        </w:rPr>
        <w:t xml:space="preserve"> </w:t>
      </w:r>
      <w:r w:rsidRPr="003C3E17">
        <w:rPr>
          <w:rFonts w:asciiTheme="minorHAnsi" w:hAnsiTheme="minorHAnsi" w:cstheme="minorHAnsi"/>
          <w:sz w:val="22"/>
          <w:szCs w:val="22"/>
        </w:rPr>
        <w:t>planteamiento</w:t>
      </w:r>
      <w:r w:rsidRPr="003C3E17">
        <w:rPr>
          <w:rFonts w:asciiTheme="minorHAnsi" w:hAnsiTheme="minorHAnsi" w:cstheme="minorHAnsi"/>
          <w:spacing w:val="80"/>
          <w:w w:val="150"/>
          <w:sz w:val="22"/>
          <w:szCs w:val="22"/>
        </w:rPr>
        <w:t xml:space="preserve"> </w:t>
      </w:r>
      <w:r w:rsidRPr="003C3E17">
        <w:rPr>
          <w:rFonts w:asciiTheme="minorHAnsi" w:hAnsiTheme="minorHAnsi" w:cstheme="minorHAnsi"/>
          <w:sz w:val="22"/>
          <w:szCs w:val="22"/>
        </w:rPr>
        <w:t>de</w:t>
      </w:r>
      <w:r w:rsidRPr="003C3E17">
        <w:rPr>
          <w:rFonts w:asciiTheme="minorHAnsi" w:hAnsiTheme="minorHAnsi" w:cstheme="minorHAnsi"/>
          <w:spacing w:val="80"/>
          <w:w w:val="150"/>
          <w:sz w:val="22"/>
          <w:szCs w:val="22"/>
        </w:rPr>
        <w:t xml:space="preserve"> </w:t>
      </w:r>
      <w:r w:rsidRPr="003C3E17">
        <w:rPr>
          <w:rFonts w:asciiTheme="minorHAnsi" w:hAnsiTheme="minorHAnsi" w:cstheme="minorHAnsi"/>
          <w:sz w:val="22"/>
          <w:szCs w:val="22"/>
        </w:rPr>
        <w:t>un</w:t>
      </w:r>
      <w:r w:rsidRPr="003C3E17">
        <w:rPr>
          <w:rFonts w:asciiTheme="minorHAnsi" w:hAnsiTheme="minorHAnsi" w:cstheme="minorHAnsi"/>
          <w:spacing w:val="80"/>
          <w:w w:val="150"/>
          <w:sz w:val="22"/>
          <w:szCs w:val="22"/>
        </w:rPr>
        <w:t xml:space="preserve"> </w:t>
      </w:r>
      <w:r w:rsidRPr="003C3E17">
        <w:rPr>
          <w:rFonts w:asciiTheme="minorHAnsi" w:hAnsiTheme="minorHAnsi" w:cstheme="minorHAnsi"/>
          <w:sz w:val="22"/>
          <w:szCs w:val="22"/>
        </w:rPr>
        <w:t>problema</w:t>
      </w:r>
      <w:r w:rsidRPr="003C3E17">
        <w:rPr>
          <w:rFonts w:asciiTheme="minorHAnsi" w:hAnsiTheme="minorHAnsi" w:cstheme="minorHAnsi"/>
          <w:spacing w:val="-16"/>
          <w:sz w:val="22"/>
          <w:szCs w:val="22"/>
        </w:rPr>
        <w:t xml:space="preserve"> </w:t>
      </w:r>
      <w:r w:rsidRPr="003C3E17">
        <w:rPr>
          <w:rFonts w:asciiTheme="minorHAnsi" w:hAnsiTheme="minorHAnsi" w:cstheme="minorHAnsi"/>
          <w:sz w:val="22"/>
          <w:szCs w:val="22"/>
        </w:rPr>
        <w:t>específico</w:t>
      </w:r>
      <w:r w:rsidRPr="003C3E17">
        <w:rPr>
          <w:rFonts w:asciiTheme="minorHAnsi" w:hAnsiTheme="minorHAnsi" w:cstheme="minorHAnsi"/>
          <w:spacing w:val="-20"/>
          <w:sz w:val="22"/>
          <w:szCs w:val="22"/>
        </w:rPr>
        <w:t xml:space="preserve"> </w:t>
      </w:r>
      <w:r w:rsidRPr="003C3E17">
        <w:rPr>
          <w:rFonts w:asciiTheme="minorHAnsi" w:hAnsiTheme="minorHAnsi" w:cstheme="minorHAnsi"/>
          <w:sz w:val="22"/>
          <w:szCs w:val="22"/>
        </w:rPr>
        <w:t>y</w:t>
      </w:r>
      <w:r w:rsidRPr="003C3E17">
        <w:rPr>
          <w:rFonts w:asciiTheme="minorHAnsi" w:hAnsiTheme="minorHAnsi" w:cstheme="minorHAnsi"/>
          <w:spacing w:val="80"/>
          <w:w w:val="150"/>
          <w:sz w:val="22"/>
          <w:szCs w:val="22"/>
        </w:rPr>
        <w:t xml:space="preserve"> </w:t>
      </w:r>
      <w:r w:rsidRPr="003C3E17">
        <w:rPr>
          <w:rFonts w:asciiTheme="minorHAnsi" w:hAnsiTheme="minorHAnsi" w:cstheme="minorHAnsi"/>
          <w:sz w:val="22"/>
          <w:szCs w:val="22"/>
        </w:rPr>
        <w:t>son</w:t>
      </w:r>
      <w:r w:rsidRPr="003C3E17">
        <w:rPr>
          <w:rFonts w:asciiTheme="minorHAnsi" w:hAnsiTheme="minorHAnsi" w:cstheme="minorHAnsi"/>
          <w:spacing w:val="80"/>
          <w:w w:val="150"/>
          <w:sz w:val="22"/>
          <w:szCs w:val="22"/>
        </w:rPr>
        <w:t xml:space="preserve"> </w:t>
      </w:r>
      <w:r w:rsidRPr="003C3E17">
        <w:rPr>
          <w:rFonts w:asciiTheme="minorHAnsi" w:hAnsiTheme="minorHAnsi" w:cstheme="minorHAnsi"/>
          <w:sz w:val="22"/>
          <w:szCs w:val="22"/>
        </w:rPr>
        <w:t>los</w:t>
      </w:r>
      <w:r w:rsidRPr="003C3E17">
        <w:rPr>
          <w:rFonts w:asciiTheme="minorHAnsi" w:hAnsiTheme="minorHAnsi" w:cstheme="minorHAnsi"/>
          <w:spacing w:val="80"/>
          <w:w w:val="150"/>
          <w:sz w:val="22"/>
          <w:szCs w:val="22"/>
        </w:rPr>
        <w:t xml:space="preserve"> </w:t>
      </w:r>
      <w:r w:rsidRPr="003C3E17">
        <w:rPr>
          <w:rFonts w:asciiTheme="minorHAnsi" w:hAnsiTheme="minorHAnsi" w:cstheme="minorHAnsi"/>
          <w:sz w:val="22"/>
          <w:szCs w:val="22"/>
        </w:rPr>
        <w:t>propios estudiantes quienes deben determinar lo requerido para su solución, emprender la búsqueda de la información para, resolverlo, en consecuencia, este</w:t>
      </w:r>
      <w:r w:rsidRPr="003C3E17">
        <w:rPr>
          <w:rFonts w:asciiTheme="minorHAnsi" w:hAnsiTheme="minorHAnsi" w:cstheme="minorHAnsi"/>
          <w:spacing w:val="-3"/>
          <w:sz w:val="22"/>
          <w:szCs w:val="22"/>
        </w:rPr>
        <w:t xml:space="preserve"> </w:t>
      </w:r>
      <w:r w:rsidRPr="003C3E17">
        <w:rPr>
          <w:rFonts w:asciiTheme="minorHAnsi" w:hAnsiTheme="minorHAnsi" w:cstheme="minorHAnsi"/>
          <w:sz w:val="22"/>
          <w:szCs w:val="22"/>
        </w:rPr>
        <w:t>método se centra en el</w:t>
      </w:r>
      <w:r w:rsidRPr="003C3E17">
        <w:rPr>
          <w:rFonts w:asciiTheme="minorHAnsi" w:hAnsiTheme="minorHAnsi" w:cstheme="minorHAnsi"/>
          <w:spacing w:val="-3"/>
          <w:sz w:val="22"/>
          <w:szCs w:val="22"/>
        </w:rPr>
        <w:t xml:space="preserve"> </w:t>
      </w:r>
      <w:r w:rsidRPr="003C3E17">
        <w:rPr>
          <w:rFonts w:asciiTheme="minorHAnsi" w:hAnsiTheme="minorHAnsi" w:cstheme="minorHAnsi"/>
          <w:sz w:val="22"/>
          <w:szCs w:val="22"/>
        </w:rPr>
        <w:t>estudiante</w:t>
      </w:r>
      <w:r w:rsidRPr="003C3E17">
        <w:rPr>
          <w:rFonts w:asciiTheme="minorHAnsi" w:hAnsiTheme="minorHAnsi" w:cstheme="minorHAnsi"/>
          <w:spacing w:val="-4"/>
          <w:sz w:val="22"/>
          <w:szCs w:val="22"/>
        </w:rPr>
        <w:t xml:space="preserve"> </w:t>
      </w:r>
      <w:r w:rsidRPr="003C3E17">
        <w:rPr>
          <w:rFonts w:asciiTheme="minorHAnsi" w:hAnsiTheme="minorHAnsi" w:cstheme="minorHAnsi"/>
          <w:sz w:val="22"/>
          <w:szCs w:val="22"/>
        </w:rPr>
        <w:t>quien activa la capacidad de análisis</w:t>
      </w:r>
      <w:r w:rsidRPr="003C3E17">
        <w:rPr>
          <w:rFonts w:asciiTheme="minorHAnsi" w:hAnsiTheme="minorHAnsi" w:cstheme="minorHAnsi"/>
          <w:spacing w:val="-16"/>
          <w:sz w:val="22"/>
          <w:szCs w:val="22"/>
        </w:rPr>
        <w:t xml:space="preserve"> </w:t>
      </w:r>
      <w:r w:rsidRPr="003C3E17">
        <w:rPr>
          <w:rFonts w:asciiTheme="minorHAnsi" w:hAnsiTheme="minorHAnsi" w:cstheme="minorHAnsi"/>
          <w:sz w:val="22"/>
          <w:szCs w:val="22"/>
        </w:rPr>
        <w:t>y la comprensión real de lo que se investiga, descubre y aplica.</w:t>
      </w:r>
    </w:p>
    <w:p w14:paraId="0CBBF722" w14:textId="7D24093D" w:rsidR="006269F6" w:rsidRPr="003C3E17" w:rsidRDefault="006269F6" w:rsidP="009D0334">
      <w:pPr>
        <w:pStyle w:val="Prrafodelista"/>
        <w:numPr>
          <w:ilvl w:val="2"/>
          <w:numId w:val="34"/>
        </w:numPr>
        <w:tabs>
          <w:tab w:val="left" w:pos="1176"/>
        </w:tabs>
        <w:spacing w:before="4" w:line="264" w:lineRule="auto"/>
        <w:ind w:left="1418" w:right="-203" w:hanging="284"/>
        <w:jc w:val="both"/>
        <w:rPr>
          <w:rFonts w:asciiTheme="minorHAnsi" w:hAnsiTheme="minorHAnsi" w:cstheme="minorHAnsi"/>
        </w:rPr>
      </w:pPr>
      <w:r w:rsidRPr="003C3E17">
        <w:rPr>
          <w:rFonts w:asciiTheme="minorHAnsi" w:hAnsiTheme="minorHAnsi" w:cstheme="minorHAnsi"/>
        </w:rPr>
        <w:t>Aula invertida: el docente ejerce la función de orientador o guía de las actividades o trabajos asignados. En la sesión de clases, los estudiantes desarrollan lo asignado, interactuando en equipo mediante debates participativos, en trabajo colaborativo para analizar ideas o coordinar la elaboración de trabajos en equipo. Fuera de clase, analizan el material de consulta que el docente ha compartido y está disponible en el Aula Virtual de la</w:t>
      </w:r>
      <w:r w:rsidRPr="003C3E17">
        <w:rPr>
          <w:rFonts w:asciiTheme="minorHAnsi" w:hAnsiTheme="minorHAnsi" w:cstheme="minorHAnsi"/>
          <w:spacing w:val="-16"/>
        </w:rPr>
        <w:t xml:space="preserve"> </w:t>
      </w:r>
      <w:r w:rsidRPr="003C3E17">
        <w:rPr>
          <w:rFonts w:asciiTheme="minorHAnsi" w:hAnsiTheme="minorHAnsi" w:cstheme="minorHAnsi"/>
        </w:rPr>
        <w:t>asignatura.</w:t>
      </w:r>
      <w:r w:rsidRPr="003C3E17">
        <w:rPr>
          <w:rFonts w:asciiTheme="minorHAnsi" w:hAnsiTheme="minorHAnsi" w:cstheme="minorHAnsi"/>
          <w:spacing w:val="-15"/>
        </w:rPr>
        <w:t xml:space="preserve"> </w:t>
      </w:r>
      <w:r w:rsidRPr="003C3E17">
        <w:rPr>
          <w:rFonts w:asciiTheme="minorHAnsi" w:hAnsiTheme="minorHAnsi" w:cstheme="minorHAnsi"/>
        </w:rPr>
        <w:t>Así,</w:t>
      </w:r>
      <w:r w:rsidRPr="003C3E17">
        <w:rPr>
          <w:rFonts w:asciiTheme="minorHAnsi" w:hAnsiTheme="minorHAnsi" w:cstheme="minorHAnsi"/>
          <w:spacing w:val="-15"/>
        </w:rPr>
        <w:t xml:space="preserve"> </w:t>
      </w:r>
      <w:r w:rsidRPr="003C3E17">
        <w:rPr>
          <w:rFonts w:asciiTheme="minorHAnsi" w:hAnsiTheme="minorHAnsi" w:cstheme="minorHAnsi"/>
        </w:rPr>
        <w:t>los</w:t>
      </w:r>
      <w:r w:rsidRPr="003C3E17">
        <w:rPr>
          <w:rFonts w:asciiTheme="minorHAnsi" w:hAnsiTheme="minorHAnsi" w:cstheme="minorHAnsi"/>
          <w:spacing w:val="-16"/>
        </w:rPr>
        <w:t xml:space="preserve"> </w:t>
      </w:r>
      <w:r w:rsidRPr="003C3E17">
        <w:rPr>
          <w:rFonts w:asciiTheme="minorHAnsi" w:hAnsiTheme="minorHAnsi" w:cstheme="minorHAnsi"/>
        </w:rPr>
        <w:t>estudiantes</w:t>
      </w:r>
      <w:r w:rsidRPr="003C3E17">
        <w:rPr>
          <w:rFonts w:asciiTheme="minorHAnsi" w:hAnsiTheme="minorHAnsi" w:cstheme="minorHAnsi"/>
          <w:spacing w:val="-15"/>
        </w:rPr>
        <w:t xml:space="preserve"> </w:t>
      </w:r>
      <w:r w:rsidRPr="003C3E17">
        <w:rPr>
          <w:rFonts w:asciiTheme="minorHAnsi" w:hAnsiTheme="minorHAnsi" w:cstheme="minorHAnsi"/>
        </w:rPr>
        <w:t>investigan</w:t>
      </w:r>
      <w:r w:rsidRPr="003C3E17">
        <w:rPr>
          <w:rFonts w:asciiTheme="minorHAnsi" w:hAnsiTheme="minorHAnsi" w:cstheme="minorHAnsi"/>
          <w:spacing w:val="-15"/>
        </w:rPr>
        <w:t xml:space="preserve"> </w:t>
      </w:r>
      <w:r w:rsidRPr="003C3E17">
        <w:rPr>
          <w:rFonts w:asciiTheme="minorHAnsi" w:hAnsiTheme="minorHAnsi" w:cstheme="minorHAnsi"/>
        </w:rPr>
        <w:t>y</w:t>
      </w:r>
      <w:r w:rsidRPr="003C3E17">
        <w:rPr>
          <w:rFonts w:asciiTheme="minorHAnsi" w:hAnsiTheme="minorHAnsi" w:cstheme="minorHAnsi"/>
          <w:spacing w:val="-15"/>
        </w:rPr>
        <w:t xml:space="preserve"> </w:t>
      </w:r>
      <w:r w:rsidRPr="003C3E17">
        <w:rPr>
          <w:rFonts w:asciiTheme="minorHAnsi" w:hAnsiTheme="minorHAnsi" w:cstheme="minorHAnsi"/>
        </w:rPr>
        <w:t>preparan</w:t>
      </w:r>
      <w:r w:rsidRPr="003C3E17">
        <w:rPr>
          <w:rFonts w:asciiTheme="minorHAnsi" w:hAnsiTheme="minorHAnsi" w:cstheme="minorHAnsi"/>
          <w:spacing w:val="-16"/>
        </w:rPr>
        <w:t xml:space="preserve"> </w:t>
      </w:r>
      <w:r w:rsidRPr="003C3E17">
        <w:rPr>
          <w:rFonts w:asciiTheme="minorHAnsi" w:hAnsiTheme="minorHAnsi" w:cstheme="minorHAnsi"/>
        </w:rPr>
        <w:t>sus</w:t>
      </w:r>
      <w:r w:rsidRPr="003C3E17">
        <w:rPr>
          <w:rFonts w:asciiTheme="minorHAnsi" w:hAnsiTheme="minorHAnsi" w:cstheme="minorHAnsi"/>
          <w:spacing w:val="-15"/>
        </w:rPr>
        <w:t xml:space="preserve"> </w:t>
      </w:r>
      <w:r w:rsidRPr="003C3E17">
        <w:rPr>
          <w:rFonts w:asciiTheme="minorHAnsi" w:hAnsiTheme="minorHAnsi" w:cstheme="minorHAnsi"/>
        </w:rPr>
        <w:t>trabajos</w:t>
      </w:r>
      <w:r w:rsidRPr="003C3E17">
        <w:rPr>
          <w:rFonts w:asciiTheme="minorHAnsi" w:hAnsiTheme="minorHAnsi" w:cstheme="minorHAnsi"/>
          <w:spacing w:val="-15"/>
        </w:rPr>
        <w:t xml:space="preserve"> </w:t>
      </w:r>
      <w:r w:rsidRPr="003C3E17">
        <w:rPr>
          <w:rFonts w:asciiTheme="minorHAnsi" w:hAnsiTheme="minorHAnsi" w:cstheme="minorHAnsi"/>
        </w:rPr>
        <w:t>que</w:t>
      </w:r>
      <w:r w:rsidRPr="003C3E17">
        <w:rPr>
          <w:rFonts w:asciiTheme="minorHAnsi" w:hAnsiTheme="minorHAnsi" w:cstheme="minorHAnsi"/>
          <w:spacing w:val="-16"/>
        </w:rPr>
        <w:t xml:space="preserve"> </w:t>
      </w:r>
      <w:r w:rsidRPr="003C3E17">
        <w:rPr>
          <w:rFonts w:asciiTheme="minorHAnsi" w:hAnsiTheme="minorHAnsi" w:cstheme="minorHAnsi"/>
        </w:rPr>
        <w:t>llevan a la sesión de clase</w:t>
      </w:r>
      <w:r w:rsidR="009C799A" w:rsidRPr="003C3E17">
        <w:rPr>
          <w:rFonts w:asciiTheme="minorHAnsi" w:hAnsiTheme="minorHAnsi" w:cstheme="minorHAnsi"/>
        </w:rPr>
        <w:t>.</w:t>
      </w:r>
    </w:p>
    <w:p w14:paraId="220497B0" w14:textId="77777777" w:rsidR="006269F6" w:rsidRPr="00AE14EB" w:rsidRDefault="006269F6" w:rsidP="009D0334">
      <w:pPr>
        <w:pStyle w:val="Prrafodelista"/>
        <w:numPr>
          <w:ilvl w:val="2"/>
          <w:numId w:val="34"/>
        </w:numPr>
        <w:tabs>
          <w:tab w:val="left" w:pos="1176"/>
        </w:tabs>
        <w:spacing w:line="264" w:lineRule="auto"/>
        <w:ind w:left="1418" w:right="-203" w:hanging="284"/>
        <w:jc w:val="both"/>
        <w:rPr>
          <w:rFonts w:asciiTheme="minorHAnsi" w:hAnsiTheme="minorHAnsi" w:cstheme="minorHAnsi"/>
        </w:rPr>
      </w:pPr>
      <w:r w:rsidRPr="003C3E17">
        <w:rPr>
          <w:rFonts w:asciiTheme="minorHAnsi" w:hAnsiTheme="minorHAnsi" w:cstheme="minorHAnsi"/>
        </w:rPr>
        <w:t>Portafolio de Evidencias Digital: Permite dar seguimiento a la organización y presen</w:t>
      </w:r>
      <w:r w:rsidRPr="00AE14EB">
        <w:rPr>
          <w:rFonts w:asciiTheme="minorHAnsi" w:hAnsiTheme="minorHAnsi" w:cstheme="minorHAnsi"/>
        </w:rPr>
        <w:t>tación</w:t>
      </w:r>
      <w:r w:rsidRPr="00AE14EB">
        <w:rPr>
          <w:rFonts w:asciiTheme="minorHAnsi" w:hAnsiTheme="minorHAnsi" w:cstheme="minorHAnsi"/>
          <w:spacing w:val="-16"/>
        </w:rPr>
        <w:t xml:space="preserve"> </w:t>
      </w:r>
      <w:r w:rsidRPr="00AE14EB">
        <w:rPr>
          <w:rFonts w:asciiTheme="minorHAnsi" w:hAnsiTheme="minorHAnsi" w:cstheme="minorHAnsi"/>
        </w:rPr>
        <w:t>de</w:t>
      </w:r>
      <w:r w:rsidRPr="00AE14EB">
        <w:rPr>
          <w:rFonts w:asciiTheme="minorHAnsi" w:hAnsiTheme="minorHAnsi" w:cstheme="minorHAnsi"/>
          <w:spacing w:val="-15"/>
        </w:rPr>
        <w:t xml:space="preserve"> </w:t>
      </w:r>
      <w:r w:rsidRPr="00AE14EB">
        <w:rPr>
          <w:rFonts w:asciiTheme="minorHAnsi" w:hAnsiTheme="minorHAnsi" w:cstheme="minorHAnsi"/>
        </w:rPr>
        <w:t>evidencias</w:t>
      </w:r>
      <w:r w:rsidRPr="00AE14EB">
        <w:rPr>
          <w:rFonts w:asciiTheme="minorHAnsi" w:hAnsiTheme="minorHAnsi" w:cstheme="minorHAnsi"/>
          <w:spacing w:val="-15"/>
        </w:rPr>
        <w:t xml:space="preserve"> </w:t>
      </w:r>
      <w:r w:rsidRPr="00AE14EB">
        <w:rPr>
          <w:rFonts w:asciiTheme="minorHAnsi" w:hAnsiTheme="minorHAnsi" w:cstheme="minorHAnsi"/>
        </w:rPr>
        <w:t>de</w:t>
      </w:r>
      <w:r w:rsidRPr="00AE14EB">
        <w:rPr>
          <w:rFonts w:asciiTheme="minorHAnsi" w:hAnsiTheme="minorHAnsi" w:cstheme="minorHAnsi"/>
          <w:spacing w:val="-16"/>
        </w:rPr>
        <w:t xml:space="preserve"> </w:t>
      </w:r>
      <w:r w:rsidRPr="00AE14EB">
        <w:rPr>
          <w:rFonts w:asciiTheme="minorHAnsi" w:hAnsiTheme="minorHAnsi" w:cstheme="minorHAnsi"/>
        </w:rPr>
        <w:t>investigación</w:t>
      </w:r>
      <w:r w:rsidRPr="00AE14EB">
        <w:rPr>
          <w:rFonts w:asciiTheme="minorHAnsi" w:hAnsiTheme="minorHAnsi" w:cstheme="minorHAnsi"/>
          <w:spacing w:val="-15"/>
        </w:rPr>
        <w:t xml:space="preserve"> </w:t>
      </w:r>
      <w:r w:rsidRPr="00AE14EB">
        <w:rPr>
          <w:rFonts w:asciiTheme="minorHAnsi" w:hAnsiTheme="minorHAnsi" w:cstheme="minorHAnsi"/>
        </w:rPr>
        <w:t>y</w:t>
      </w:r>
      <w:r w:rsidRPr="00AE14EB">
        <w:rPr>
          <w:rFonts w:asciiTheme="minorHAnsi" w:hAnsiTheme="minorHAnsi" w:cstheme="minorHAnsi"/>
          <w:spacing w:val="-15"/>
        </w:rPr>
        <w:t xml:space="preserve"> </w:t>
      </w:r>
      <w:r w:rsidRPr="00AE14EB">
        <w:rPr>
          <w:rFonts w:asciiTheme="minorHAnsi" w:hAnsiTheme="minorHAnsi" w:cstheme="minorHAnsi"/>
        </w:rPr>
        <w:t>recopilación</w:t>
      </w:r>
      <w:r w:rsidRPr="00AE14EB">
        <w:rPr>
          <w:rFonts w:asciiTheme="minorHAnsi" w:hAnsiTheme="minorHAnsi" w:cstheme="minorHAnsi"/>
          <w:spacing w:val="-15"/>
        </w:rPr>
        <w:t xml:space="preserve"> </w:t>
      </w:r>
      <w:r w:rsidRPr="00AE14EB">
        <w:rPr>
          <w:rFonts w:asciiTheme="minorHAnsi" w:hAnsiTheme="minorHAnsi" w:cstheme="minorHAnsi"/>
        </w:rPr>
        <w:t>de</w:t>
      </w:r>
      <w:r w:rsidRPr="00AE14EB">
        <w:rPr>
          <w:rFonts w:asciiTheme="minorHAnsi" w:hAnsiTheme="minorHAnsi" w:cstheme="minorHAnsi"/>
          <w:spacing w:val="-16"/>
        </w:rPr>
        <w:t xml:space="preserve"> </w:t>
      </w:r>
      <w:r w:rsidRPr="00AE14EB">
        <w:rPr>
          <w:rFonts w:asciiTheme="minorHAnsi" w:hAnsiTheme="minorHAnsi" w:cstheme="minorHAnsi"/>
        </w:rPr>
        <w:t>información</w:t>
      </w:r>
      <w:r w:rsidRPr="00AE14EB">
        <w:rPr>
          <w:rFonts w:asciiTheme="minorHAnsi" w:hAnsiTheme="minorHAnsi" w:cstheme="minorHAnsi"/>
          <w:spacing w:val="-15"/>
        </w:rPr>
        <w:t xml:space="preserve"> </w:t>
      </w:r>
      <w:r w:rsidRPr="00AE14EB">
        <w:rPr>
          <w:rFonts w:asciiTheme="minorHAnsi" w:hAnsiTheme="minorHAnsi" w:cstheme="minorHAnsi"/>
        </w:rPr>
        <w:t>para poder observar, contrastar, sugerir, incentivar, preguntar.</w:t>
      </w:r>
    </w:p>
    <w:p w14:paraId="253C0797" w14:textId="77777777" w:rsidR="006269F6" w:rsidRPr="00AE14EB" w:rsidRDefault="006269F6" w:rsidP="009D0334">
      <w:pPr>
        <w:pStyle w:val="Prrafodelista"/>
        <w:numPr>
          <w:ilvl w:val="2"/>
          <w:numId w:val="34"/>
        </w:numPr>
        <w:tabs>
          <w:tab w:val="left" w:pos="1176"/>
        </w:tabs>
        <w:spacing w:line="261" w:lineRule="auto"/>
        <w:ind w:left="1418" w:right="-203" w:hanging="284"/>
        <w:jc w:val="both"/>
        <w:rPr>
          <w:rFonts w:asciiTheme="minorHAnsi" w:hAnsiTheme="minorHAnsi" w:cstheme="minorHAnsi"/>
        </w:rPr>
      </w:pPr>
      <w:r w:rsidRPr="00AE14EB">
        <w:rPr>
          <w:rFonts w:asciiTheme="minorHAnsi" w:hAnsiTheme="minorHAnsi" w:cstheme="minorHAnsi"/>
        </w:rPr>
        <w:t>Foro: se realizarán debates a partir de un reactivo sobre el tema de la sesión de aprendizaje.</w:t>
      </w:r>
    </w:p>
    <w:p w14:paraId="0AFBFEBB" w14:textId="77777777" w:rsidR="006269F6" w:rsidRPr="00AE14EB" w:rsidRDefault="006269F6" w:rsidP="009D0334">
      <w:pPr>
        <w:pStyle w:val="Prrafodelista"/>
        <w:numPr>
          <w:ilvl w:val="2"/>
          <w:numId w:val="34"/>
        </w:numPr>
        <w:tabs>
          <w:tab w:val="left" w:pos="1176"/>
        </w:tabs>
        <w:spacing w:before="4" w:line="264" w:lineRule="auto"/>
        <w:ind w:left="1418" w:right="-203" w:hanging="284"/>
        <w:jc w:val="both"/>
        <w:rPr>
          <w:rFonts w:asciiTheme="minorHAnsi" w:hAnsiTheme="minorHAnsi" w:cstheme="minorHAnsi"/>
        </w:rPr>
      </w:pPr>
      <w:r w:rsidRPr="00AE14EB">
        <w:rPr>
          <w:rFonts w:asciiTheme="minorHAnsi" w:hAnsiTheme="minorHAnsi" w:cstheme="minorHAnsi"/>
        </w:rPr>
        <w:t>Clases dinámicas</w:t>
      </w:r>
      <w:r w:rsidRPr="00AE14EB">
        <w:rPr>
          <w:rFonts w:asciiTheme="minorHAnsi" w:hAnsiTheme="minorHAnsi" w:cstheme="minorHAnsi"/>
          <w:spacing w:val="80"/>
        </w:rPr>
        <w:t xml:space="preserve"> </w:t>
      </w:r>
      <w:r w:rsidRPr="00AE14EB">
        <w:rPr>
          <w:rFonts w:asciiTheme="minorHAnsi" w:hAnsiTheme="minorHAnsi" w:cstheme="minorHAnsi"/>
        </w:rPr>
        <w:t>e interactivas: el docente genera permanentemente expectativa por el tema a través de actividades que permiten vincular los saberes previos con el nuevo conocimiento, promoviendo la interacción mediante el diálogo y debate sobre los contenidos.</w:t>
      </w:r>
    </w:p>
    <w:p w14:paraId="0067FB5E" w14:textId="77777777" w:rsidR="006269F6" w:rsidRPr="00AE14EB" w:rsidRDefault="006269F6" w:rsidP="009D0334">
      <w:pPr>
        <w:pStyle w:val="Prrafodelista"/>
        <w:numPr>
          <w:ilvl w:val="2"/>
          <w:numId w:val="34"/>
        </w:numPr>
        <w:tabs>
          <w:tab w:val="left" w:pos="1176"/>
        </w:tabs>
        <w:spacing w:line="264" w:lineRule="auto"/>
        <w:ind w:left="1418" w:right="-203" w:hanging="284"/>
        <w:jc w:val="both"/>
        <w:rPr>
          <w:rFonts w:asciiTheme="minorHAnsi" w:hAnsiTheme="minorHAnsi" w:cstheme="minorHAnsi"/>
        </w:rPr>
      </w:pPr>
      <w:r w:rsidRPr="00AE14EB">
        <w:rPr>
          <w:rFonts w:asciiTheme="minorHAnsi" w:hAnsiTheme="minorHAnsi" w:cstheme="minorHAnsi"/>
        </w:rPr>
        <w:t>Talleres de aplicación</w:t>
      </w:r>
      <w:r w:rsidRPr="00AE14EB">
        <w:rPr>
          <w:rFonts w:asciiTheme="minorHAnsi" w:hAnsiTheme="minorHAnsi" w:cstheme="minorHAnsi"/>
          <w:b/>
        </w:rPr>
        <w:t xml:space="preserve">: </w:t>
      </w:r>
      <w:r w:rsidRPr="00AE14EB">
        <w:rPr>
          <w:rFonts w:asciiTheme="minorHAnsi" w:hAnsiTheme="minorHAnsi" w:cstheme="minorHAnsi"/>
        </w:rPr>
        <w:t>el docente genera situaciones de aprendizaje para la transferencia de los aprendizajes a contextos reales o cercanos a los participantes que serán retroalimentados en clase.</w:t>
      </w:r>
    </w:p>
    <w:p w14:paraId="3022F7CD" w14:textId="77777777" w:rsidR="006269F6" w:rsidRPr="00AE14EB" w:rsidRDefault="006269F6" w:rsidP="009D0334">
      <w:pPr>
        <w:pStyle w:val="Prrafodelista"/>
        <w:numPr>
          <w:ilvl w:val="2"/>
          <w:numId w:val="34"/>
        </w:numPr>
        <w:tabs>
          <w:tab w:val="left" w:pos="1176"/>
        </w:tabs>
        <w:ind w:left="1418" w:right="-203" w:hanging="284"/>
        <w:jc w:val="both"/>
        <w:rPr>
          <w:rFonts w:asciiTheme="minorHAnsi" w:hAnsiTheme="minorHAnsi" w:cstheme="minorHAnsi"/>
        </w:rPr>
      </w:pPr>
      <w:r w:rsidRPr="00AE14EB">
        <w:rPr>
          <w:rFonts w:asciiTheme="minorHAnsi" w:hAnsiTheme="minorHAnsi" w:cstheme="minorHAnsi"/>
        </w:rPr>
        <w:t>Prácticas de laboratorio: Promueve la construcción de conocimiento científico a través de la experimentación, bajo la guía del docente.</w:t>
      </w:r>
    </w:p>
    <w:p w14:paraId="48894538" w14:textId="77777777" w:rsidR="006269F6" w:rsidRPr="00AE14EB" w:rsidRDefault="006269F6" w:rsidP="009D0334">
      <w:pPr>
        <w:pStyle w:val="Prrafodelista"/>
        <w:numPr>
          <w:ilvl w:val="2"/>
          <w:numId w:val="34"/>
        </w:numPr>
        <w:tabs>
          <w:tab w:val="left" w:pos="1176"/>
        </w:tabs>
        <w:spacing w:before="5"/>
        <w:ind w:left="1418" w:right="-203" w:hanging="284"/>
        <w:jc w:val="both"/>
        <w:rPr>
          <w:rFonts w:asciiTheme="minorHAnsi" w:hAnsiTheme="minorHAnsi" w:cstheme="minorHAnsi"/>
        </w:rPr>
      </w:pPr>
      <w:r w:rsidRPr="00AE14EB">
        <w:rPr>
          <w:rFonts w:asciiTheme="minorHAnsi" w:hAnsiTheme="minorHAnsi" w:cstheme="minorHAnsi"/>
        </w:rPr>
        <w:t>Tutorías: Para facilitar la demostración, presentación y corrección de los avances del informe final de investigación.</w:t>
      </w:r>
    </w:p>
    <w:p w14:paraId="55316416" w14:textId="38D9B701" w:rsidR="006269F6" w:rsidRPr="00AE14EB" w:rsidRDefault="006269F6" w:rsidP="009D0334">
      <w:pPr>
        <w:pStyle w:val="Prrafodelista"/>
        <w:numPr>
          <w:ilvl w:val="2"/>
          <w:numId w:val="34"/>
        </w:numPr>
        <w:tabs>
          <w:tab w:val="left" w:pos="1176"/>
        </w:tabs>
        <w:ind w:left="1418" w:right="-203" w:hanging="284"/>
        <w:jc w:val="both"/>
        <w:rPr>
          <w:rFonts w:asciiTheme="minorHAnsi" w:hAnsiTheme="minorHAnsi" w:cstheme="minorHAnsi"/>
        </w:rPr>
      </w:pPr>
      <w:r w:rsidRPr="00AE14EB">
        <w:rPr>
          <w:rFonts w:asciiTheme="minorHAnsi" w:hAnsiTheme="minorHAnsi" w:cstheme="minorHAnsi"/>
        </w:rPr>
        <w:t>Simulaciones</w:t>
      </w:r>
      <w:r w:rsidRPr="00AE14EB">
        <w:rPr>
          <w:rFonts w:asciiTheme="minorHAnsi" w:hAnsiTheme="minorHAnsi" w:cstheme="minorHAnsi"/>
          <w:spacing w:val="-8"/>
        </w:rPr>
        <w:t xml:space="preserve"> </w:t>
      </w:r>
      <w:r w:rsidRPr="00AE14EB">
        <w:rPr>
          <w:rFonts w:asciiTheme="minorHAnsi" w:hAnsiTheme="minorHAnsi" w:cstheme="minorHAnsi"/>
        </w:rPr>
        <w:t>clínicas.</w:t>
      </w:r>
      <w:r w:rsidRPr="00AE14EB">
        <w:rPr>
          <w:rFonts w:asciiTheme="minorHAnsi" w:hAnsiTheme="minorHAnsi" w:cstheme="minorHAnsi"/>
          <w:spacing w:val="-11"/>
        </w:rPr>
        <w:t xml:space="preserve"> </w:t>
      </w:r>
      <w:r w:rsidRPr="00AE14EB">
        <w:rPr>
          <w:rFonts w:asciiTheme="minorHAnsi" w:hAnsiTheme="minorHAnsi" w:cstheme="minorHAnsi"/>
        </w:rPr>
        <w:t>Promueve</w:t>
      </w:r>
      <w:r w:rsidRPr="00AE14EB">
        <w:rPr>
          <w:rFonts w:asciiTheme="minorHAnsi" w:hAnsiTheme="minorHAnsi" w:cstheme="minorHAnsi"/>
          <w:spacing w:val="-8"/>
        </w:rPr>
        <w:t xml:space="preserve"> </w:t>
      </w:r>
      <w:r w:rsidRPr="00AE14EB">
        <w:rPr>
          <w:rFonts w:asciiTheme="minorHAnsi" w:hAnsiTheme="minorHAnsi" w:cstheme="minorHAnsi"/>
        </w:rPr>
        <w:t>desarrollo</w:t>
      </w:r>
      <w:r w:rsidRPr="00AE14EB">
        <w:rPr>
          <w:rFonts w:asciiTheme="minorHAnsi" w:hAnsiTheme="minorHAnsi" w:cstheme="minorHAnsi"/>
          <w:spacing w:val="-8"/>
        </w:rPr>
        <w:t xml:space="preserve"> </w:t>
      </w:r>
      <w:r w:rsidRPr="00AE14EB">
        <w:rPr>
          <w:rFonts w:asciiTheme="minorHAnsi" w:hAnsiTheme="minorHAnsi" w:cstheme="minorHAnsi"/>
        </w:rPr>
        <w:t>de</w:t>
      </w:r>
      <w:r w:rsidRPr="00AE14EB">
        <w:rPr>
          <w:rFonts w:asciiTheme="minorHAnsi" w:hAnsiTheme="minorHAnsi" w:cstheme="minorHAnsi"/>
          <w:spacing w:val="-8"/>
        </w:rPr>
        <w:t xml:space="preserve"> </w:t>
      </w:r>
      <w:r w:rsidRPr="00AE14EB">
        <w:rPr>
          <w:rFonts w:asciiTheme="minorHAnsi" w:hAnsiTheme="minorHAnsi" w:cstheme="minorHAnsi"/>
        </w:rPr>
        <w:t>habilidades</w:t>
      </w:r>
      <w:r w:rsidRPr="00AE14EB">
        <w:rPr>
          <w:rFonts w:asciiTheme="minorHAnsi" w:hAnsiTheme="minorHAnsi" w:cstheme="minorHAnsi"/>
          <w:spacing w:val="-8"/>
        </w:rPr>
        <w:t xml:space="preserve"> </w:t>
      </w:r>
      <w:r w:rsidRPr="00AE14EB">
        <w:rPr>
          <w:rFonts w:asciiTheme="minorHAnsi" w:hAnsiTheme="minorHAnsi" w:cstheme="minorHAnsi"/>
        </w:rPr>
        <w:t>y</w:t>
      </w:r>
      <w:r w:rsidRPr="00AE14EB">
        <w:rPr>
          <w:rFonts w:asciiTheme="minorHAnsi" w:hAnsiTheme="minorHAnsi" w:cstheme="minorHAnsi"/>
          <w:spacing w:val="-12"/>
        </w:rPr>
        <w:t xml:space="preserve"> </w:t>
      </w:r>
      <w:r w:rsidRPr="00AE14EB">
        <w:rPr>
          <w:rFonts w:asciiTheme="minorHAnsi" w:hAnsiTheme="minorHAnsi" w:cstheme="minorHAnsi"/>
        </w:rPr>
        <w:t>destrezas</w:t>
      </w:r>
      <w:r w:rsidRPr="00AE14EB">
        <w:rPr>
          <w:rFonts w:asciiTheme="minorHAnsi" w:hAnsiTheme="minorHAnsi" w:cstheme="minorHAnsi"/>
          <w:spacing w:val="-8"/>
        </w:rPr>
        <w:t xml:space="preserve"> </w:t>
      </w:r>
      <w:r w:rsidRPr="00AE14EB">
        <w:rPr>
          <w:rFonts w:asciiTheme="minorHAnsi" w:hAnsiTheme="minorHAnsi" w:cstheme="minorHAnsi"/>
        </w:rPr>
        <w:t>para</w:t>
      </w:r>
      <w:r w:rsidRPr="00AE14EB">
        <w:rPr>
          <w:rFonts w:asciiTheme="minorHAnsi" w:hAnsiTheme="minorHAnsi" w:cstheme="minorHAnsi"/>
          <w:spacing w:val="-8"/>
        </w:rPr>
        <w:t xml:space="preserve"> </w:t>
      </w:r>
      <w:r w:rsidRPr="00AE14EB">
        <w:rPr>
          <w:rFonts w:asciiTheme="minorHAnsi" w:hAnsiTheme="minorHAnsi" w:cstheme="minorHAnsi"/>
        </w:rPr>
        <w:t>el trabajo en situaciones reales, entre otras.</w:t>
      </w:r>
    </w:p>
    <w:p w14:paraId="528E474A" w14:textId="77777777" w:rsidR="009D0334" w:rsidRPr="00AE14EB" w:rsidRDefault="009D0334" w:rsidP="009D0334">
      <w:pPr>
        <w:tabs>
          <w:tab w:val="left" w:pos="1176"/>
        </w:tabs>
        <w:ind w:right="-203"/>
        <w:rPr>
          <w:rFonts w:asciiTheme="minorHAnsi" w:hAnsiTheme="minorHAnsi" w:cstheme="minorHAnsi"/>
        </w:rPr>
      </w:pPr>
    </w:p>
    <w:p w14:paraId="68054A74" w14:textId="77777777" w:rsidR="009D0334" w:rsidRPr="00AE14EB" w:rsidRDefault="009D0334" w:rsidP="009D0334">
      <w:pPr>
        <w:tabs>
          <w:tab w:val="left" w:pos="1176"/>
        </w:tabs>
        <w:ind w:right="-203"/>
        <w:rPr>
          <w:rFonts w:asciiTheme="minorHAnsi" w:hAnsiTheme="minorHAnsi" w:cstheme="minorHAnsi"/>
        </w:rPr>
      </w:pPr>
    </w:p>
    <w:p w14:paraId="3C62903A" w14:textId="77777777" w:rsidR="009D0334" w:rsidRPr="00AE14EB" w:rsidRDefault="009D0334" w:rsidP="009D0334">
      <w:pPr>
        <w:tabs>
          <w:tab w:val="left" w:pos="1176"/>
        </w:tabs>
        <w:ind w:right="-203"/>
        <w:rPr>
          <w:rFonts w:asciiTheme="minorHAnsi" w:hAnsiTheme="minorHAnsi" w:cstheme="minorHAnsi"/>
        </w:rPr>
      </w:pPr>
    </w:p>
    <w:p w14:paraId="511153BD" w14:textId="77777777" w:rsidR="006269F6" w:rsidRPr="00AE14EB" w:rsidRDefault="006269F6" w:rsidP="00961555">
      <w:pPr>
        <w:ind w:left="851" w:right="-203"/>
        <w:jc w:val="both"/>
        <w:rPr>
          <w:rFonts w:asciiTheme="minorHAnsi" w:hAnsiTheme="minorHAnsi" w:cstheme="minorHAnsi"/>
          <w:b/>
        </w:rPr>
      </w:pPr>
      <w:r w:rsidRPr="00AE14EB">
        <w:rPr>
          <w:rFonts w:asciiTheme="minorHAnsi" w:hAnsiTheme="minorHAnsi" w:cstheme="minorHAnsi"/>
          <w:b/>
        </w:rPr>
        <w:lastRenderedPageBreak/>
        <w:t>INVESTIGACIÓN</w:t>
      </w:r>
      <w:r w:rsidRPr="00AE14EB">
        <w:rPr>
          <w:rFonts w:asciiTheme="minorHAnsi" w:hAnsiTheme="minorHAnsi" w:cstheme="minorHAnsi"/>
          <w:b/>
          <w:spacing w:val="-14"/>
        </w:rPr>
        <w:t xml:space="preserve"> </w:t>
      </w:r>
      <w:r w:rsidRPr="00AE14EB">
        <w:rPr>
          <w:rFonts w:asciiTheme="minorHAnsi" w:hAnsiTheme="minorHAnsi" w:cstheme="minorHAnsi"/>
          <w:b/>
          <w:spacing w:val="-2"/>
        </w:rPr>
        <w:t>FORMATIVA</w:t>
      </w:r>
    </w:p>
    <w:p w14:paraId="20C64A23" w14:textId="77777777" w:rsidR="006269F6" w:rsidRPr="00AE14EB" w:rsidRDefault="006269F6" w:rsidP="00961555">
      <w:pPr>
        <w:pStyle w:val="Textoindependiente"/>
        <w:spacing w:line="266" w:lineRule="auto"/>
        <w:ind w:left="851" w:right="-203"/>
        <w:jc w:val="both"/>
        <w:rPr>
          <w:rFonts w:asciiTheme="minorHAnsi" w:hAnsiTheme="minorHAnsi" w:cstheme="minorHAnsi"/>
          <w:sz w:val="22"/>
          <w:szCs w:val="22"/>
        </w:rPr>
      </w:pPr>
      <w:r w:rsidRPr="00AE14EB">
        <w:rPr>
          <w:rFonts w:asciiTheme="minorHAnsi" w:hAnsiTheme="minorHAnsi" w:cstheme="minorHAnsi"/>
          <w:sz w:val="22"/>
          <w:szCs w:val="22"/>
        </w:rPr>
        <w:t>Es realizada por los estudiantes en las asignaturas que determine cada escuela profesional de la Universidad Nacional del Callao, en función de los contenidos de las asignaturas que tengan relación directa con los objetivos de la investigación formativa.</w:t>
      </w:r>
    </w:p>
    <w:p w14:paraId="7216D756" w14:textId="77777777" w:rsidR="006269F6" w:rsidRPr="00AE14EB" w:rsidRDefault="006269F6" w:rsidP="00961555">
      <w:pPr>
        <w:pStyle w:val="Textoindependiente"/>
        <w:spacing w:line="266" w:lineRule="auto"/>
        <w:ind w:left="851" w:right="-203"/>
        <w:jc w:val="both"/>
        <w:rPr>
          <w:rFonts w:asciiTheme="minorHAnsi" w:hAnsiTheme="minorHAnsi" w:cstheme="minorHAnsi"/>
          <w:sz w:val="22"/>
          <w:szCs w:val="22"/>
        </w:rPr>
      </w:pPr>
      <w:r w:rsidRPr="00AE14EB">
        <w:rPr>
          <w:rFonts w:asciiTheme="minorHAnsi" w:hAnsiTheme="minorHAnsi" w:cstheme="minorHAnsi"/>
          <w:sz w:val="22"/>
          <w:szCs w:val="22"/>
        </w:rPr>
        <w:t>Redacción de ejemplo: se promueve la búsqueda de artículos de investigación que</w:t>
      </w:r>
      <w:r w:rsidRPr="00AE14EB">
        <w:rPr>
          <w:rFonts w:asciiTheme="minorHAnsi" w:hAnsiTheme="minorHAnsi" w:cstheme="minorHAnsi"/>
          <w:spacing w:val="-6"/>
          <w:sz w:val="22"/>
          <w:szCs w:val="22"/>
        </w:rPr>
        <w:t xml:space="preserve"> </w:t>
      </w:r>
      <w:r w:rsidRPr="00AE14EB">
        <w:rPr>
          <w:rFonts w:asciiTheme="minorHAnsi" w:hAnsiTheme="minorHAnsi" w:cstheme="minorHAnsi"/>
          <w:sz w:val="22"/>
          <w:szCs w:val="22"/>
        </w:rPr>
        <w:t>sirven</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para</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elaborar</w:t>
      </w:r>
      <w:r w:rsidRPr="00AE14EB">
        <w:rPr>
          <w:rFonts w:asciiTheme="minorHAnsi" w:hAnsiTheme="minorHAnsi" w:cstheme="minorHAnsi"/>
          <w:spacing w:val="-5"/>
          <w:sz w:val="22"/>
          <w:szCs w:val="22"/>
        </w:rPr>
        <w:t xml:space="preserve"> </w:t>
      </w:r>
      <w:r w:rsidRPr="00AE14EB">
        <w:rPr>
          <w:rFonts w:asciiTheme="minorHAnsi" w:hAnsiTheme="minorHAnsi" w:cstheme="minorHAnsi"/>
          <w:sz w:val="22"/>
          <w:szCs w:val="22"/>
        </w:rPr>
        <w:t>una</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monografía</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sobre</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6"/>
          <w:sz w:val="22"/>
          <w:szCs w:val="22"/>
        </w:rPr>
        <w:t xml:space="preserve"> </w:t>
      </w:r>
      <w:r w:rsidRPr="00AE14EB">
        <w:rPr>
          <w:rFonts w:asciiTheme="minorHAnsi" w:hAnsiTheme="minorHAnsi" w:cstheme="minorHAnsi"/>
          <w:sz w:val="22"/>
          <w:szCs w:val="22"/>
        </w:rPr>
        <w:t>aplicación</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las</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herramientas matemáticas</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en</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investigación</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en</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Ingeniería</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Alimentos.</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exposición</w:t>
      </w:r>
      <w:r w:rsidRPr="00AE14EB">
        <w:rPr>
          <w:rFonts w:asciiTheme="minorHAnsi" w:hAnsiTheme="minorHAnsi" w:cstheme="minorHAnsi"/>
          <w:spacing w:val="-11"/>
          <w:sz w:val="22"/>
          <w:szCs w:val="22"/>
        </w:rPr>
        <w:t xml:space="preserve"> </w:t>
      </w:r>
      <w:r w:rsidRPr="00AE14EB">
        <w:rPr>
          <w:rFonts w:asciiTheme="minorHAnsi" w:hAnsiTheme="minorHAnsi" w:cstheme="minorHAnsi"/>
          <w:sz w:val="22"/>
          <w:szCs w:val="22"/>
        </w:rPr>
        <w:t>grupal de dicho trabajo permitirá conocer el nivel de desarrollo de las habilidades investigativas</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que</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ha</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logrado</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el</w:t>
      </w:r>
      <w:r w:rsidRPr="00AE14EB">
        <w:rPr>
          <w:rFonts w:asciiTheme="minorHAnsi" w:hAnsiTheme="minorHAnsi" w:cstheme="minorHAnsi"/>
          <w:spacing w:val="-12"/>
          <w:sz w:val="22"/>
          <w:szCs w:val="22"/>
        </w:rPr>
        <w:t xml:space="preserve"> </w:t>
      </w:r>
      <w:r w:rsidRPr="00AE14EB">
        <w:rPr>
          <w:rFonts w:asciiTheme="minorHAnsi" w:hAnsiTheme="minorHAnsi" w:cstheme="minorHAnsi"/>
          <w:sz w:val="22"/>
          <w:szCs w:val="22"/>
        </w:rPr>
        <w:t>estudiante.</w:t>
      </w:r>
      <w:r w:rsidRPr="00AE14EB">
        <w:rPr>
          <w:rFonts w:asciiTheme="minorHAnsi" w:hAnsiTheme="minorHAnsi" w:cstheme="minorHAnsi"/>
          <w:spacing w:val="-12"/>
          <w:sz w:val="22"/>
          <w:szCs w:val="22"/>
        </w:rPr>
        <w:t xml:space="preserve"> </w:t>
      </w:r>
      <w:r w:rsidRPr="00AE14EB">
        <w:rPr>
          <w:rFonts w:asciiTheme="minorHAnsi" w:hAnsiTheme="minorHAnsi" w:cstheme="minorHAnsi"/>
          <w:sz w:val="22"/>
          <w:szCs w:val="22"/>
        </w:rPr>
        <w:t>(Sólo</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si</w:t>
      </w:r>
      <w:r w:rsidRPr="00AE14EB">
        <w:rPr>
          <w:rFonts w:asciiTheme="minorHAnsi" w:hAnsiTheme="minorHAnsi" w:cstheme="minorHAnsi"/>
          <w:spacing w:val="-12"/>
          <w:sz w:val="22"/>
          <w:szCs w:val="22"/>
        </w:rPr>
        <w:t xml:space="preserve"> </w:t>
      </w:r>
      <w:r w:rsidRPr="00AE14EB">
        <w:rPr>
          <w:rFonts w:asciiTheme="minorHAnsi" w:hAnsiTheme="minorHAnsi" w:cstheme="minorHAnsi"/>
          <w:sz w:val="22"/>
          <w:szCs w:val="22"/>
        </w:rPr>
        <w:t>corresponde</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a</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asignatura).</w:t>
      </w:r>
    </w:p>
    <w:p w14:paraId="2185B3C2" w14:textId="77777777" w:rsidR="006269F6" w:rsidRPr="00AE14EB" w:rsidRDefault="006269F6" w:rsidP="00961555">
      <w:pPr>
        <w:ind w:left="851" w:right="-203"/>
        <w:jc w:val="both"/>
        <w:rPr>
          <w:rFonts w:asciiTheme="minorHAnsi" w:hAnsiTheme="minorHAnsi" w:cstheme="minorHAnsi"/>
          <w:b/>
        </w:rPr>
      </w:pPr>
      <w:r w:rsidRPr="00AE14EB">
        <w:rPr>
          <w:rFonts w:asciiTheme="minorHAnsi" w:hAnsiTheme="minorHAnsi" w:cstheme="minorHAnsi"/>
          <w:b/>
          <w:spacing w:val="-2"/>
        </w:rPr>
        <w:t>RESPONSABILIDAD</w:t>
      </w:r>
      <w:r w:rsidRPr="00AE14EB">
        <w:rPr>
          <w:rFonts w:asciiTheme="minorHAnsi" w:hAnsiTheme="minorHAnsi" w:cstheme="minorHAnsi"/>
          <w:b/>
          <w:spacing w:val="11"/>
        </w:rPr>
        <w:t xml:space="preserve"> </w:t>
      </w:r>
      <w:r w:rsidRPr="00AE14EB">
        <w:rPr>
          <w:rFonts w:asciiTheme="minorHAnsi" w:hAnsiTheme="minorHAnsi" w:cstheme="minorHAnsi"/>
          <w:b/>
          <w:spacing w:val="-2"/>
        </w:rPr>
        <w:t>SOCIAL</w:t>
      </w:r>
    </w:p>
    <w:p w14:paraId="10FF1D32" w14:textId="666E297A" w:rsidR="006269F6" w:rsidRPr="00AE14EB" w:rsidRDefault="006269F6" w:rsidP="00961555">
      <w:pPr>
        <w:pStyle w:val="Textoindependiente"/>
        <w:spacing w:line="266" w:lineRule="auto"/>
        <w:ind w:left="851" w:right="-203"/>
        <w:jc w:val="both"/>
        <w:rPr>
          <w:rFonts w:asciiTheme="minorHAnsi" w:hAnsiTheme="minorHAnsi" w:cstheme="minorHAnsi"/>
          <w:sz w:val="22"/>
          <w:szCs w:val="22"/>
        </w:rPr>
      </w:pPr>
      <w:r w:rsidRPr="00AE14EB">
        <w:rPr>
          <w:rFonts w:asciiTheme="minorHAnsi" w:hAnsiTheme="minorHAnsi" w:cstheme="minorHAnsi"/>
          <w:sz w:val="22"/>
          <w:szCs w:val="22"/>
        </w:rPr>
        <w:t>La</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Universidad</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Nacional</w:t>
      </w:r>
      <w:r w:rsidRPr="00AE14EB">
        <w:rPr>
          <w:rFonts w:asciiTheme="minorHAnsi" w:hAnsiTheme="minorHAnsi" w:cstheme="minorHAnsi"/>
          <w:spacing w:val="-12"/>
          <w:sz w:val="22"/>
          <w:szCs w:val="22"/>
        </w:rPr>
        <w:t xml:space="preserve"> </w:t>
      </w:r>
      <w:r w:rsidRPr="00AE14EB">
        <w:rPr>
          <w:rFonts w:asciiTheme="minorHAnsi" w:hAnsiTheme="minorHAnsi" w:cstheme="minorHAnsi"/>
          <w:sz w:val="22"/>
          <w:szCs w:val="22"/>
        </w:rPr>
        <w:t>del</w:t>
      </w:r>
      <w:r w:rsidRPr="00AE14EB">
        <w:rPr>
          <w:rFonts w:asciiTheme="minorHAnsi" w:hAnsiTheme="minorHAnsi" w:cstheme="minorHAnsi"/>
          <w:spacing w:val="-12"/>
          <w:sz w:val="22"/>
          <w:szCs w:val="22"/>
        </w:rPr>
        <w:t xml:space="preserve"> </w:t>
      </w:r>
      <w:r w:rsidRPr="00AE14EB">
        <w:rPr>
          <w:rFonts w:asciiTheme="minorHAnsi" w:hAnsiTheme="minorHAnsi" w:cstheme="minorHAnsi"/>
          <w:sz w:val="22"/>
          <w:szCs w:val="22"/>
        </w:rPr>
        <w:t>Callao,</w:t>
      </w:r>
      <w:r w:rsidRPr="00AE14EB">
        <w:rPr>
          <w:rFonts w:asciiTheme="minorHAnsi" w:hAnsiTheme="minorHAnsi" w:cstheme="minorHAnsi"/>
          <w:spacing w:val="-12"/>
          <w:sz w:val="22"/>
          <w:szCs w:val="22"/>
        </w:rPr>
        <w:t xml:space="preserve"> </w:t>
      </w:r>
      <w:r w:rsidRPr="00AE14EB">
        <w:rPr>
          <w:rFonts w:asciiTheme="minorHAnsi" w:hAnsiTheme="minorHAnsi" w:cstheme="minorHAnsi"/>
          <w:sz w:val="22"/>
          <w:szCs w:val="22"/>
        </w:rPr>
        <w:t>dentro</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del</w:t>
      </w:r>
      <w:r w:rsidRPr="00AE14EB">
        <w:rPr>
          <w:rFonts w:asciiTheme="minorHAnsi" w:hAnsiTheme="minorHAnsi" w:cstheme="minorHAnsi"/>
          <w:spacing w:val="-12"/>
          <w:sz w:val="22"/>
          <w:szCs w:val="22"/>
        </w:rPr>
        <w:t xml:space="preserve"> </w:t>
      </w:r>
      <w:r w:rsidRPr="00AE14EB">
        <w:rPr>
          <w:rFonts w:asciiTheme="minorHAnsi" w:hAnsiTheme="minorHAnsi" w:cstheme="minorHAnsi"/>
          <w:sz w:val="22"/>
          <w:szCs w:val="22"/>
        </w:rPr>
        <w:t>ámbito</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educativo,</w:t>
      </w:r>
      <w:r w:rsidRPr="00AE14EB">
        <w:rPr>
          <w:rFonts w:asciiTheme="minorHAnsi" w:hAnsiTheme="minorHAnsi" w:cstheme="minorHAnsi"/>
          <w:spacing w:val="-12"/>
          <w:sz w:val="22"/>
          <w:szCs w:val="22"/>
        </w:rPr>
        <w:t xml:space="preserve"> </w:t>
      </w:r>
      <w:r w:rsidRPr="00AE14EB">
        <w:rPr>
          <w:rFonts w:asciiTheme="minorHAnsi" w:hAnsiTheme="minorHAnsi" w:cstheme="minorHAnsi"/>
          <w:sz w:val="22"/>
          <w:szCs w:val="22"/>
        </w:rPr>
        <w:t>hace</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frente</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a</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su función</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social</w:t>
      </w:r>
      <w:r w:rsidRPr="00AE14EB">
        <w:rPr>
          <w:rFonts w:asciiTheme="minorHAnsi" w:hAnsiTheme="minorHAnsi" w:cstheme="minorHAnsi"/>
          <w:spacing w:val="-5"/>
          <w:sz w:val="22"/>
          <w:szCs w:val="22"/>
        </w:rPr>
        <w:t xml:space="preserve"> </w:t>
      </w:r>
      <w:r w:rsidRPr="00AE14EB">
        <w:rPr>
          <w:rFonts w:asciiTheme="minorHAnsi" w:hAnsiTheme="minorHAnsi" w:cstheme="minorHAnsi"/>
          <w:sz w:val="22"/>
          <w:szCs w:val="22"/>
        </w:rPr>
        <w:t>respondiendo</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a</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las</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necesidades</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transformación</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sociedad a</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nivel</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regional</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y</w:t>
      </w:r>
      <w:r w:rsidRPr="00AE14EB">
        <w:rPr>
          <w:rFonts w:asciiTheme="minorHAnsi" w:hAnsiTheme="minorHAnsi" w:cstheme="minorHAnsi"/>
          <w:spacing w:val="-6"/>
          <w:sz w:val="22"/>
          <w:szCs w:val="22"/>
        </w:rPr>
        <w:t xml:space="preserve"> </w:t>
      </w:r>
      <w:r w:rsidRPr="00AE14EB">
        <w:rPr>
          <w:rFonts w:asciiTheme="minorHAnsi" w:hAnsiTheme="minorHAnsi" w:cstheme="minorHAnsi"/>
          <w:sz w:val="22"/>
          <w:szCs w:val="22"/>
        </w:rPr>
        <w:t>nacional</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mediante</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el</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ejercicio</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docencia,</w:t>
      </w:r>
      <w:r w:rsidRPr="00AE14EB">
        <w:rPr>
          <w:rFonts w:asciiTheme="minorHAnsi" w:hAnsiTheme="minorHAnsi" w:cstheme="minorHAnsi"/>
          <w:spacing w:val="-5"/>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investigación</w:t>
      </w:r>
      <w:r w:rsidRPr="00AE14EB">
        <w:rPr>
          <w:rFonts w:asciiTheme="minorHAnsi" w:hAnsiTheme="minorHAnsi" w:cstheme="minorHAnsi"/>
          <w:spacing w:val="-6"/>
          <w:sz w:val="22"/>
          <w:szCs w:val="22"/>
        </w:rPr>
        <w:t xml:space="preserve"> </w:t>
      </w:r>
      <w:r w:rsidRPr="00AE14EB">
        <w:rPr>
          <w:rFonts w:asciiTheme="minorHAnsi" w:hAnsiTheme="minorHAnsi" w:cstheme="minorHAnsi"/>
          <w:sz w:val="22"/>
          <w:szCs w:val="22"/>
        </w:rPr>
        <w:t>y</w:t>
      </w:r>
      <w:r w:rsidR="00A64DCD" w:rsidRPr="00AE14EB">
        <w:rPr>
          <w:rFonts w:asciiTheme="minorHAnsi" w:hAnsiTheme="minorHAnsi" w:cstheme="minorHAnsi"/>
          <w:sz w:val="22"/>
          <w:szCs w:val="22"/>
        </w:rPr>
        <w:t xml:space="preserve"> </w:t>
      </w:r>
      <w:r w:rsidRPr="00AE14EB">
        <w:rPr>
          <w:rFonts w:asciiTheme="minorHAnsi" w:hAnsiTheme="minorHAnsi" w:cstheme="minorHAnsi"/>
          <w:sz w:val="22"/>
          <w:szCs w:val="22"/>
        </w:rPr>
        <w:t>la extensión.</w:t>
      </w:r>
      <w:r w:rsidR="00A64DCD"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Las actividades de investigación y responsabilidad social universitaria que se realicen</w:t>
      </w:r>
      <w:r w:rsidRPr="00AE14EB">
        <w:rPr>
          <w:rFonts w:asciiTheme="minorHAnsi" w:hAnsiTheme="minorHAnsi" w:cstheme="minorHAnsi"/>
          <w:spacing w:val="-16"/>
          <w:sz w:val="22"/>
          <w:szCs w:val="22"/>
        </w:rPr>
        <w:t xml:space="preserve"> </w:t>
      </w:r>
      <w:r w:rsidRPr="00AE14EB">
        <w:rPr>
          <w:rFonts w:asciiTheme="minorHAnsi" w:hAnsiTheme="minorHAnsi" w:cstheme="minorHAnsi"/>
          <w:sz w:val="22"/>
          <w:szCs w:val="22"/>
        </w:rPr>
        <w:t>como</w:t>
      </w:r>
      <w:r w:rsidRPr="00AE14EB">
        <w:rPr>
          <w:rFonts w:asciiTheme="minorHAnsi" w:hAnsiTheme="minorHAnsi" w:cstheme="minorHAnsi"/>
          <w:spacing w:val="-15"/>
          <w:sz w:val="22"/>
          <w:szCs w:val="22"/>
        </w:rPr>
        <w:t xml:space="preserve"> </w:t>
      </w:r>
      <w:r w:rsidRPr="00AE14EB">
        <w:rPr>
          <w:rFonts w:asciiTheme="minorHAnsi" w:hAnsiTheme="minorHAnsi" w:cstheme="minorHAnsi"/>
          <w:sz w:val="22"/>
          <w:szCs w:val="22"/>
        </w:rPr>
        <w:t>parte</w:t>
      </w:r>
      <w:r w:rsidRPr="00AE14EB">
        <w:rPr>
          <w:rFonts w:asciiTheme="minorHAnsi" w:hAnsiTheme="minorHAnsi" w:cstheme="minorHAnsi"/>
          <w:spacing w:val="-15"/>
          <w:sz w:val="22"/>
          <w:szCs w:val="22"/>
        </w:rPr>
        <w:t xml:space="preserve"> </w:t>
      </w:r>
      <w:r w:rsidRPr="00AE14EB">
        <w:rPr>
          <w:rFonts w:asciiTheme="minorHAnsi" w:hAnsiTheme="minorHAnsi" w:cstheme="minorHAnsi"/>
          <w:sz w:val="22"/>
          <w:szCs w:val="22"/>
        </w:rPr>
        <w:t>del</w:t>
      </w:r>
      <w:r w:rsidRPr="00AE14EB">
        <w:rPr>
          <w:rFonts w:asciiTheme="minorHAnsi" w:hAnsiTheme="minorHAnsi" w:cstheme="minorHAnsi"/>
          <w:spacing w:val="-16"/>
          <w:sz w:val="22"/>
          <w:szCs w:val="22"/>
        </w:rPr>
        <w:t xml:space="preserve"> </w:t>
      </w:r>
      <w:r w:rsidRPr="00AE14EB">
        <w:rPr>
          <w:rFonts w:asciiTheme="minorHAnsi" w:hAnsiTheme="minorHAnsi" w:cstheme="minorHAnsi"/>
          <w:sz w:val="22"/>
          <w:szCs w:val="22"/>
        </w:rPr>
        <w:t>desarrollo</w:t>
      </w:r>
      <w:r w:rsidRPr="00AE14EB">
        <w:rPr>
          <w:rFonts w:asciiTheme="minorHAnsi" w:hAnsiTheme="minorHAnsi" w:cstheme="minorHAnsi"/>
          <w:spacing w:val="-15"/>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15"/>
          <w:sz w:val="22"/>
          <w:szCs w:val="22"/>
        </w:rPr>
        <w:t xml:space="preserve"> </w:t>
      </w:r>
      <w:r w:rsidRPr="00AE14EB">
        <w:rPr>
          <w:rFonts w:asciiTheme="minorHAnsi" w:hAnsiTheme="minorHAnsi" w:cstheme="minorHAnsi"/>
          <w:sz w:val="22"/>
          <w:szCs w:val="22"/>
        </w:rPr>
        <w:t>las</w:t>
      </w:r>
      <w:r w:rsidRPr="00AE14EB">
        <w:rPr>
          <w:rFonts w:asciiTheme="minorHAnsi" w:hAnsiTheme="minorHAnsi" w:cstheme="minorHAnsi"/>
          <w:spacing w:val="-15"/>
          <w:sz w:val="22"/>
          <w:szCs w:val="22"/>
        </w:rPr>
        <w:t xml:space="preserve"> </w:t>
      </w:r>
      <w:r w:rsidRPr="00AE14EB">
        <w:rPr>
          <w:rFonts w:asciiTheme="minorHAnsi" w:hAnsiTheme="minorHAnsi" w:cstheme="minorHAnsi"/>
          <w:sz w:val="22"/>
          <w:szCs w:val="22"/>
        </w:rPr>
        <w:t>asignaturas,</w:t>
      </w:r>
      <w:r w:rsidRPr="00AE14EB">
        <w:rPr>
          <w:rFonts w:asciiTheme="minorHAnsi" w:hAnsiTheme="minorHAnsi" w:cstheme="minorHAnsi"/>
          <w:spacing w:val="-16"/>
          <w:sz w:val="22"/>
          <w:szCs w:val="22"/>
        </w:rPr>
        <w:t xml:space="preserve"> </w:t>
      </w:r>
      <w:r w:rsidRPr="00AE14EB">
        <w:rPr>
          <w:rFonts w:asciiTheme="minorHAnsi" w:hAnsiTheme="minorHAnsi" w:cstheme="minorHAnsi"/>
          <w:sz w:val="22"/>
          <w:szCs w:val="22"/>
        </w:rPr>
        <w:t>serán</w:t>
      </w:r>
      <w:r w:rsidRPr="00AE14EB">
        <w:rPr>
          <w:rFonts w:asciiTheme="minorHAnsi" w:hAnsiTheme="minorHAnsi" w:cstheme="minorHAnsi"/>
          <w:spacing w:val="-15"/>
          <w:sz w:val="22"/>
          <w:szCs w:val="22"/>
        </w:rPr>
        <w:t xml:space="preserve"> </w:t>
      </w:r>
      <w:r w:rsidRPr="00AE14EB">
        <w:rPr>
          <w:rFonts w:asciiTheme="minorHAnsi" w:hAnsiTheme="minorHAnsi" w:cstheme="minorHAnsi"/>
          <w:sz w:val="22"/>
          <w:szCs w:val="22"/>
        </w:rPr>
        <w:t>indicadas</w:t>
      </w:r>
      <w:r w:rsidRPr="00AE14EB">
        <w:rPr>
          <w:rFonts w:asciiTheme="minorHAnsi" w:hAnsiTheme="minorHAnsi" w:cstheme="minorHAnsi"/>
          <w:spacing w:val="-15"/>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16"/>
          <w:sz w:val="22"/>
          <w:szCs w:val="22"/>
        </w:rPr>
        <w:t xml:space="preserve"> </w:t>
      </w:r>
      <w:r w:rsidRPr="00AE14EB">
        <w:rPr>
          <w:rFonts w:asciiTheme="minorHAnsi" w:hAnsiTheme="minorHAnsi" w:cstheme="minorHAnsi"/>
          <w:sz w:val="22"/>
          <w:szCs w:val="22"/>
        </w:rPr>
        <w:t>manera explícita en el silabo y en el instrumento de evaluación, así como las ponderaciones correspondientes para su evaluación.</w:t>
      </w:r>
    </w:p>
    <w:p w14:paraId="42A64C33" w14:textId="3D755F94" w:rsidR="006269F6" w:rsidRPr="00AE14EB" w:rsidRDefault="006269F6" w:rsidP="00A64DCD">
      <w:pPr>
        <w:pStyle w:val="Ttulo1"/>
        <w:numPr>
          <w:ilvl w:val="0"/>
          <w:numId w:val="31"/>
        </w:numPr>
        <w:tabs>
          <w:tab w:val="left" w:pos="924"/>
        </w:tabs>
        <w:ind w:right="-203" w:hanging="938"/>
        <w:rPr>
          <w:rFonts w:asciiTheme="minorHAnsi" w:hAnsiTheme="minorHAnsi" w:cstheme="minorHAnsi"/>
          <w:sz w:val="22"/>
          <w:szCs w:val="22"/>
        </w:rPr>
      </w:pPr>
      <w:r w:rsidRPr="00AE14EB">
        <w:rPr>
          <w:rFonts w:asciiTheme="minorHAnsi" w:hAnsiTheme="minorHAnsi" w:cstheme="minorHAnsi"/>
          <w:sz w:val="22"/>
          <w:szCs w:val="22"/>
        </w:rPr>
        <w:t>MEDIOS</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Y</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MATERIALES</w:t>
      </w:r>
      <w:r w:rsidRPr="00AE14EB">
        <w:rPr>
          <w:rFonts w:asciiTheme="minorHAnsi" w:hAnsiTheme="minorHAnsi" w:cstheme="minorHAnsi"/>
          <w:spacing w:val="-4"/>
          <w:sz w:val="22"/>
          <w:szCs w:val="22"/>
        </w:rPr>
        <w:t xml:space="preserve"> </w:t>
      </w:r>
      <w:r w:rsidRPr="00AE14EB">
        <w:rPr>
          <w:rFonts w:asciiTheme="minorHAnsi" w:hAnsiTheme="minorHAnsi" w:cstheme="minorHAnsi"/>
          <w:spacing w:val="-2"/>
          <w:sz w:val="22"/>
          <w:szCs w:val="22"/>
        </w:rPr>
        <w:t>(RECURSOS)</w:t>
      </w:r>
    </w:p>
    <w:tbl>
      <w:tblPr>
        <w:tblStyle w:val="TableNormal"/>
        <w:tblW w:w="8807" w:type="dxa"/>
        <w:tblInd w:w="993" w:type="dxa"/>
        <w:tblLayout w:type="fixed"/>
        <w:tblLook w:val="01E0" w:firstRow="1" w:lastRow="1" w:firstColumn="1" w:lastColumn="1" w:noHBand="0" w:noVBand="0"/>
      </w:tblPr>
      <w:tblGrid>
        <w:gridCol w:w="4452"/>
        <w:gridCol w:w="810"/>
        <w:gridCol w:w="3545"/>
      </w:tblGrid>
      <w:tr w:rsidR="00AE14EB" w:rsidRPr="00AE14EB" w14:paraId="70CBB573" w14:textId="77777777" w:rsidTr="00793891">
        <w:trPr>
          <w:trHeight w:val="306"/>
        </w:trPr>
        <w:tc>
          <w:tcPr>
            <w:tcW w:w="4452" w:type="dxa"/>
            <w:tcBorders>
              <w:top w:val="single" w:sz="4" w:space="0" w:color="000000"/>
              <w:bottom w:val="single" w:sz="4" w:space="0" w:color="000000"/>
            </w:tcBorders>
          </w:tcPr>
          <w:p w14:paraId="5BFB60D0" w14:textId="77777777" w:rsidR="006269F6" w:rsidRPr="00AE14EB" w:rsidRDefault="006269F6" w:rsidP="00A64DCD">
            <w:pPr>
              <w:pStyle w:val="TableParagraph"/>
              <w:spacing w:before="49"/>
              <w:ind w:left="576" w:right="-203"/>
              <w:rPr>
                <w:rFonts w:asciiTheme="minorHAnsi" w:hAnsiTheme="minorHAnsi" w:cstheme="minorHAnsi"/>
                <w:b/>
              </w:rPr>
            </w:pPr>
            <w:r w:rsidRPr="00AE14EB">
              <w:rPr>
                <w:rFonts w:asciiTheme="minorHAnsi" w:hAnsiTheme="minorHAnsi" w:cstheme="minorHAnsi"/>
                <w:b/>
              </w:rPr>
              <w:t>MEDIOS</w:t>
            </w:r>
            <w:r w:rsidRPr="00AE14EB">
              <w:rPr>
                <w:rFonts w:asciiTheme="minorHAnsi" w:hAnsiTheme="minorHAnsi" w:cstheme="minorHAnsi"/>
                <w:b/>
                <w:spacing w:val="-6"/>
              </w:rPr>
              <w:t xml:space="preserve"> </w:t>
            </w:r>
            <w:r w:rsidRPr="00AE14EB">
              <w:rPr>
                <w:rFonts w:asciiTheme="minorHAnsi" w:hAnsiTheme="minorHAnsi" w:cstheme="minorHAnsi"/>
                <w:b/>
                <w:spacing w:val="-2"/>
              </w:rPr>
              <w:t>INFORMÁTICOS</w:t>
            </w:r>
          </w:p>
        </w:tc>
        <w:tc>
          <w:tcPr>
            <w:tcW w:w="4355" w:type="dxa"/>
            <w:gridSpan w:val="2"/>
            <w:tcBorders>
              <w:top w:val="single" w:sz="4" w:space="0" w:color="000000"/>
              <w:bottom w:val="single" w:sz="4" w:space="0" w:color="000000"/>
            </w:tcBorders>
          </w:tcPr>
          <w:p w14:paraId="55BDE374" w14:textId="77777777" w:rsidR="006269F6" w:rsidRPr="00AE14EB" w:rsidRDefault="006269F6" w:rsidP="00A64DCD">
            <w:pPr>
              <w:pStyle w:val="TableParagraph"/>
              <w:spacing w:before="49"/>
              <w:ind w:left="564" w:right="-203"/>
              <w:rPr>
                <w:rFonts w:asciiTheme="minorHAnsi" w:hAnsiTheme="minorHAnsi" w:cstheme="minorHAnsi"/>
                <w:b/>
              </w:rPr>
            </w:pPr>
            <w:r w:rsidRPr="00AE14EB">
              <w:rPr>
                <w:rFonts w:asciiTheme="minorHAnsi" w:hAnsiTheme="minorHAnsi" w:cstheme="minorHAnsi"/>
                <w:b/>
              </w:rPr>
              <w:t>MATERIALES</w:t>
            </w:r>
            <w:r w:rsidRPr="00AE14EB">
              <w:rPr>
                <w:rFonts w:asciiTheme="minorHAnsi" w:hAnsiTheme="minorHAnsi" w:cstheme="minorHAnsi"/>
                <w:b/>
                <w:spacing w:val="-8"/>
              </w:rPr>
              <w:t xml:space="preserve"> </w:t>
            </w:r>
            <w:r w:rsidRPr="00AE14EB">
              <w:rPr>
                <w:rFonts w:asciiTheme="minorHAnsi" w:hAnsiTheme="minorHAnsi" w:cstheme="minorHAnsi"/>
                <w:b/>
                <w:spacing w:val="-2"/>
              </w:rPr>
              <w:t>DIGITALES</w:t>
            </w:r>
          </w:p>
        </w:tc>
      </w:tr>
      <w:tr w:rsidR="00AE14EB" w:rsidRPr="00AE14EB" w14:paraId="598697D5" w14:textId="77777777" w:rsidTr="00793891">
        <w:trPr>
          <w:trHeight w:val="292"/>
        </w:trPr>
        <w:tc>
          <w:tcPr>
            <w:tcW w:w="4452" w:type="dxa"/>
            <w:tcBorders>
              <w:top w:val="single" w:sz="4" w:space="0" w:color="000000"/>
            </w:tcBorders>
          </w:tcPr>
          <w:p w14:paraId="51FCF496" w14:textId="77777777" w:rsidR="006269F6" w:rsidRPr="00AE14EB" w:rsidRDefault="006269F6" w:rsidP="00A64DCD">
            <w:pPr>
              <w:pStyle w:val="TableParagraph"/>
              <w:spacing w:before="44"/>
              <w:ind w:left="396" w:right="-203"/>
              <w:rPr>
                <w:rFonts w:asciiTheme="minorHAnsi" w:hAnsiTheme="minorHAnsi" w:cstheme="minorHAnsi"/>
              </w:rPr>
            </w:pPr>
            <w:r w:rsidRPr="00AE14EB">
              <w:rPr>
                <w:rFonts w:asciiTheme="minorHAnsi" w:hAnsiTheme="minorHAnsi" w:cstheme="minorHAnsi"/>
              </w:rPr>
              <w:t>a)</w:t>
            </w:r>
            <w:r w:rsidRPr="00AE14EB">
              <w:rPr>
                <w:rFonts w:asciiTheme="minorHAnsi" w:hAnsiTheme="minorHAnsi" w:cstheme="minorHAnsi"/>
                <w:spacing w:val="-2"/>
              </w:rPr>
              <w:t xml:space="preserve"> Computadora</w:t>
            </w:r>
          </w:p>
        </w:tc>
        <w:tc>
          <w:tcPr>
            <w:tcW w:w="810" w:type="dxa"/>
            <w:tcBorders>
              <w:top w:val="single" w:sz="4" w:space="0" w:color="000000"/>
            </w:tcBorders>
          </w:tcPr>
          <w:p w14:paraId="7040096A" w14:textId="77777777" w:rsidR="006269F6" w:rsidRPr="00AE14EB" w:rsidRDefault="006269F6" w:rsidP="00A64DCD">
            <w:pPr>
              <w:pStyle w:val="TableParagraph"/>
              <w:spacing w:before="44"/>
              <w:ind w:left="400" w:right="-203"/>
              <w:rPr>
                <w:rFonts w:asciiTheme="minorHAnsi" w:hAnsiTheme="minorHAnsi" w:cstheme="minorHAnsi"/>
              </w:rPr>
            </w:pPr>
            <w:r w:rsidRPr="00AE14EB">
              <w:rPr>
                <w:rFonts w:asciiTheme="minorHAnsi" w:hAnsiTheme="minorHAnsi" w:cstheme="minorHAnsi"/>
                <w:spacing w:val="-5"/>
              </w:rPr>
              <w:t>b)</w:t>
            </w:r>
          </w:p>
        </w:tc>
        <w:tc>
          <w:tcPr>
            <w:tcW w:w="3545" w:type="dxa"/>
            <w:tcBorders>
              <w:top w:val="single" w:sz="4" w:space="0" w:color="000000"/>
            </w:tcBorders>
          </w:tcPr>
          <w:p w14:paraId="63B60910" w14:textId="77777777" w:rsidR="006269F6" w:rsidRPr="00AE14EB" w:rsidRDefault="006269F6" w:rsidP="00A64DCD">
            <w:pPr>
              <w:pStyle w:val="TableParagraph"/>
              <w:spacing w:before="44"/>
              <w:ind w:left="77" w:right="-203"/>
              <w:rPr>
                <w:rFonts w:asciiTheme="minorHAnsi" w:hAnsiTheme="minorHAnsi" w:cstheme="minorHAnsi"/>
              </w:rPr>
            </w:pPr>
            <w:r w:rsidRPr="00AE14EB">
              <w:rPr>
                <w:rFonts w:asciiTheme="minorHAnsi" w:hAnsiTheme="minorHAnsi" w:cstheme="minorHAnsi"/>
              </w:rPr>
              <w:t>Diapositivas</w:t>
            </w:r>
            <w:r w:rsidRPr="00AE14EB">
              <w:rPr>
                <w:rFonts w:asciiTheme="minorHAnsi" w:hAnsiTheme="minorHAnsi" w:cstheme="minorHAnsi"/>
                <w:spacing w:val="-6"/>
              </w:rPr>
              <w:t xml:space="preserve"> </w:t>
            </w:r>
            <w:r w:rsidRPr="00AE14EB">
              <w:rPr>
                <w:rFonts w:asciiTheme="minorHAnsi" w:hAnsiTheme="minorHAnsi" w:cstheme="minorHAnsi"/>
              </w:rPr>
              <w:t>de</w:t>
            </w:r>
            <w:r w:rsidRPr="00AE14EB">
              <w:rPr>
                <w:rFonts w:asciiTheme="minorHAnsi" w:hAnsiTheme="minorHAnsi" w:cstheme="minorHAnsi"/>
                <w:spacing w:val="-2"/>
              </w:rPr>
              <w:t xml:space="preserve"> </w:t>
            </w:r>
            <w:r w:rsidRPr="00AE14EB">
              <w:rPr>
                <w:rFonts w:asciiTheme="minorHAnsi" w:hAnsiTheme="minorHAnsi" w:cstheme="minorHAnsi"/>
                <w:spacing w:val="-4"/>
              </w:rPr>
              <w:t>clase</w:t>
            </w:r>
          </w:p>
        </w:tc>
      </w:tr>
      <w:tr w:rsidR="00AE14EB" w:rsidRPr="00AE14EB" w14:paraId="07BD2A81" w14:textId="77777777" w:rsidTr="00793891">
        <w:trPr>
          <w:trHeight w:val="304"/>
        </w:trPr>
        <w:tc>
          <w:tcPr>
            <w:tcW w:w="4452" w:type="dxa"/>
          </w:tcPr>
          <w:p w14:paraId="1B7BAB3C" w14:textId="77777777" w:rsidR="006269F6" w:rsidRPr="00AE14EB" w:rsidRDefault="006269F6" w:rsidP="00A64DCD">
            <w:pPr>
              <w:pStyle w:val="TableParagraph"/>
              <w:spacing w:before="72"/>
              <w:ind w:left="396" w:right="-203"/>
              <w:rPr>
                <w:rFonts w:asciiTheme="minorHAnsi" w:hAnsiTheme="minorHAnsi" w:cstheme="minorHAnsi"/>
              </w:rPr>
            </w:pPr>
            <w:r w:rsidRPr="00AE14EB">
              <w:rPr>
                <w:rFonts w:asciiTheme="minorHAnsi" w:hAnsiTheme="minorHAnsi" w:cstheme="minorHAnsi"/>
              </w:rPr>
              <w:t>c)</w:t>
            </w:r>
            <w:r w:rsidRPr="00AE14EB">
              <w:rPr>
                <w:rFonts w:asciiTheme="minorHAnsi" w:hAnsiTheme="minorHAnsi" w:cstheme="minorHAnsi"/>
                <w:spacing w:val="-2"/>
              </w:rPr>
              <w:t xml:space="preserve"> Internet</w:t>
            </w:r>
          </w:p>
        </w:tc>
        <w:tc>
          <w:tcPr>
            <w:tcW w:w="810" w:type="dxa"/>
          </w:tcPr>
          <w:p w14:paraId="7264E300" w14:textId="77777777" w:rsidR="006269F6" w:rsidRPr="00AE14EB" w:rsidRDefault="006269F6" w:rsidP="00A64DCD">
            <w:pPr>
              <w:pStyle w:val="TableParagraph"/>
              <w:spacing w:before="72"/>
              <w:ind w:left="400" w:right="-203"/>
              <w:rPr>
                <w:rFonts w:asciiTheme="minorHAnsi" w:hAnsiTheme="minorHAnsi" w:cstheme="minorHAnsi"/>
              </w:rPr>
            </w:pPr>
            <w:r w:rsidRPr="00AE14EB">
              <w:rPr>
                <w:rFonts w:asciiTheme="minorHAnsi" w:hAnsiTheme="minorHAnsi" w:cstheme="minorHAnsi"/>
                <w:spacing w:val="-5"/>
              </w:rPr>
              <w:t>d)</w:t>
            </w:r>
          </w:p>
        </w:tc>
        <w:tc>
          <w:tcPr>
            <w:tcW w:w="3545" w:type="dxa"/>
          </w:tcPr>
          <w:p w14:paraId="23657EC6" w14:textId="77777777" w:rsidR="006269F6" w:rsidRPr="00AE14EB" w:rsidRDefault="006269F6" w:rsidP="00A64DCD">
            <w:pPr>
              <w:pStyle w:val="TableParagraph"/>
              <w:spacing w:before="72"/>
              <w:ind w:left="77" w:right="-203"/>
              <w:rPr>
                <w:rFonts w:asciiTheme="minorHAnsi" w:hAnsiTheme="minorHAnsi" w:cstheme="minorHAnsi"/>
              </w:rPr>
            </w:pPr>
            <w:r w:rsidRPr="00AE14EB">
              <w:rPr>
                <w:rFonts w:asciiTheme="minorHAnsi" w:hAnsiTheme="minorHAnsi" w:cstheme="minorHAnsi"/>
              </w:rPr>
              <w:t>Texto</w:t>
            </w:r>
            <w:r w:rsidRPr="00AE14EB">
              <w:rPr>
                <w:rFonts w:asciiTheme="minorHAnsi" w:hAnsiTheme="minorHAnsi" w:cstheme="minorHAnsi"/>
                <w:spacing w:val="-5"/>
              </w:rPr>
              <w:t xml:space="preserve"> </w:t>
            </w:r>
            <w:r w:rsidRPr="00AE14EB">
              <w:rPr>
                <w:rFonts w:asciiTheme="minorHAnsi" w:hAnsiTheme="minorHAnsi" w:cstheme="minorHAnsi"/>
                <w:spacing w:val="-2"/>
              </w:rPr>
              <w:t>digital</w:t>
            </w:r>
          </w:p>
        </w:tc>
      </w:tr>
      <w:tr w:rsidR="00AE14EB" w:rsidRPr="00AE14EB" w14:paraId="6F88C590" w14:textId="77777777" w:rsidTr="00793891">
        <w:trPr>
          <w:trHeight w:val="296"/>
        </w:trPr>
        <w:tc>
          <w:tcPr>
            <w:tcW w:w="4452" w:type="dxa"/>
          </w:tcPr>
          <w:p w14:paraId="7F144FA8" w14:textId="77777777" w:rsidR="006269F6" w:rsidRPr="00AE14EB" w:rsidRDefault="006269F6" w:rsidP="00A64DCD">
            <w:pPr>
              <w:pStyle w:val="TableParagraph"/>
              <w:spacing w:before="60"/>
              <w:ind w:left="396" w:right="-203"/>
              <w:rPr>
                <w:rFonts w:asciiTheme="minorHAnsi" w:hAnsiTheme="minorHAnsi" w:cstheme="minorHAnsi"/>
              </w:rPr>
            </w:pPr>
            <w:r w:rsidRPr="00AE14EB">
              <w:rPr>
                <w:rFonts w:asciiTheme="minorHAnsi" w:hAnsiTheme="minorHAnsi" w:cstheme="minorHAnsi"/>
              </w:rPr>
              <w:t>e)</w:t>
            </w:r>
            <w:r w:rsidRPr="00AE14EB">
              <w:rPr>
                <w:rFonts w:asciiTheme="minorHAnsi" w:hAnsiTheme="minorHAnsi" w:cstheme="minorHAnsi"/>
                <w:spacing w:val="-5"/>
              </w:rPr>
              <w:t xml:space="preserve"> </w:t>
            </w:r>
            <w:r w:rsidRPr="00AE14EB">
              <w:rPr>
                <w:rFonts w:asciiTheme="minorHAnsi" w:hAnsiTheme="minorHAnsi" w:cstheme="minorHAnsi"/>
              </w:rPr>
              <w:t>Correo</w:t>
            </w:r>
            <w:r w:rsidRPr="00AE14EB">
              <w:rPr>
                <w:rFonts w:asciiTheme="minorHAnsi" w:hAnsiTheme="minorHAnsi" w:cstheme="minorHAnsi"/>
                <w:spacing w:val="-1"/>
              </w:rPr>
              <w:t xml:space="preserve"> </w:t>
            </w:r>
            <w:r w:rsidRPr="00AE14EB">
              <w:rPr>
                <w:rFonts w:asciiTheme="minorHAnsi" w:hAnsiTheme="minorHAnsi" w:cstheme="minorHAnsi"/>
                <w:spacing w:val="-2"/>
              </w:rPr>
              <w:t>electrónico</w:t>
            </w:r>
          </w:p>
        </w:tc>
        <w:tc>
          <w:tcPr>
            <w:tcW w:w="810" w:type="dxa"/>
          </w:tcPr>
          <w:p w14:paraId="4940D418" w14:textId="77777777" w:rsidR="006269F6" w:rsidRPr="00AE14EB" w:rsidRDefault="006269F6" w:rsidP="00A64DCD">
            <w:pPr>
              <w:pStyle w:val="TableParagraph"/>
              <w:spacing w:before="60"/>
              <w:ind w:left="400" w:right="-203"/>
              <w:rPr>
                <w:rFonts w:asciiTheme="minorHAnsi" w:hAnsiTheme="minorHAnsi" w:cstheme="minorHAnsi"/>
              </w:rPr>
            </w:pPr>
            <w:r w:rsidRPr="00AE14EB">
              <w:rPr>
                <w:rFonts w:asciiTheme="minorHAnsi" w:hAnsiTheme="minorHAnsi" w:cstheme="minorHAnsi"/>
                <w:spacing w:val="-5"/>
              </w:rPr>
              <w:t>f)</w:t>
            </w:r>
          </w:p>
        </w:tc>
        <w:tc>
          <w:tcPr>
            <w:tcW w:w="3545" w:type="dxa"/>
          </w:tcPr>
          <w:p w14:paraId="5715847E" w14:textId="77777777" w:rsidR="006269F6" w:rsidRPr="00AE14EB" w:rsidRDefault="006269F6" w:rsidP="00A64DCD">
            <w:pPr>
              <w:pStyle w:val="TableParagraph"/>
              <w:spacing w:before="60"/>
              <w:ind w:left="77" w:right="-203"/>
              <w:rPr>
                <w:rFonts w:asciiTheme="minorHAnsi" w:hAnsiTheme="minorHAnsi" w:cstheme="minorHAnsi"/>
              </w:rPr>
            </w:pPr>
            <w:r w:rsidRPr="00AE14EB">
              <w:rPr>
                <w:rFonts w:asciiTheme="minorHAnsi" w:hAnsiTheme="minorHAnsi" w:cstheme="minorHAnsi"/>
                <w:spacing w:val="-2"/>
              </w:rPr>
              <w:t>Videos</w:t>
            </w:r>
          </w:p>
        </w:tc>
      </w:tr>
      <w:tr w:rsidR="00AE14EB" w:rsidRPr="00AE14EB" w14:paraId="2C13A1C1" w14:textId="77777777" w:rsidTr="00793891">
        <w:trPr>
          <w:trHeight w:val="297"/>
        </w:trPr>
        <w:tc>
          <w:tcPr>
            <w:tcW w:w="4452" w:type="dxa"/>
          </w:tcPr>
          <w:p w14:paraId="6D1025D0" w14:textId="77777777" w:rsidR="006269F6" w:rsidRPr="00AE14EB" w:rsidRDefault="006269F6" w:rsidP="00A64DCD">
            <w:pPr>
              <w:pStyle w:val="TableParagraph"/>
              <w:spacing w:before="62"/>
              <w:ind w:left="396" w:right="-203"/>
              <w:rPr>
                <w:rFonts w:asciiTheme="minorHAnsi" w:hAnsiTheme="minorHAnsi" w:cstheme="minorHAnsi"/>
              </w:rPr>
            </w:pPr>
            <w:r w:rsidRPr="00AE14EB">
              <w:rPr>
                <w:rFonts w:asciiTheme="minorHAnsi" w:hAnsiTheme="minorHAnsi" w:cstheme="minorHAnsi"/>
              </w:rPr>
              <w:t>g)</w:t>
            </w:r>
            <w:r w:rsidRPr="00AE14EB">
              <w:rPr>
                <w:rFonts w:asciiTheme="minorHAnsi" w:hAnsiTheme="minorHAnsi" w:cstheme="minorHAnsi"/>
                <w:spacing w:val="-4"/>
              </w:rPr>
              <w:t xml:space="preserve"> </w:t>
            </w:r>
            <w:r w:rsidRPr="00AE14EB">
              <w:rPr>
                <w:rFonts w:asciiTheme="minorHAnsi" w:hAnsiTheme="minorHAnsi" w:cstheme="minorHAnsi"/>
              </w:rPr>
              <w:t>Plataforma</w:t>
            </w:r>
            <w:r w:rsidRPr="00AE14EB">
              <w:rPr>
                <w:rFonts w:asciiTheme="minorHAnsi" w:hAnsiTheme="minorHAnsi" w:cstheme="minorHAnsi"/>
                <w:spacing w:val="-1"/>
              </w:rPr>
              <w:t xml:space="preserve"> </w:t>
            </w:r>
            <w:r w:rsidRPr="00AE14EB">
              <w:rPr>
                <w:rFonts w:asciiTheme="minorHAnsi" w:hAnsiTheme="minorHAnsi" w:cstheme="minorHAnsi"/>
                <w:spacing w:val="-2"/>
              </w:rPr>
              <w:t>virtual</w:t>
            </w:r>
          </w:p>
        </w:tc>
        <w:tc>
          <w:tcPr>
            <w:tcW w:w="810" w:type="dxa"/>
          </w:tcPr>
          <w:p w14:paraId="1F878A2F" w14:textId="77777777" w:rsidR="006269F6" w:rsidRPr="00AE14EB" w:rsidRDefault="006269F6" w:rsidP="00A64DCD">
            <w:pPr>
              <w:pStyle w:val="TableParagraph"/>
              <w:spacing w:before="62"/>
              <w:ind w:left="400" w:right="-203"/>
              <w:rPr>
                <w:rFonts w:asciiTheme="minorHAnsi" w:hAnsiTheme="minorHAnsi" w:cstheme="minorHAnsi"/>
              </w:rPr>
            </w:pPr>
            <w:r w:rsidRPr="00AE14EB">
              <w:rPr>
                <w:rFonts w:asciiTheme="minorHAnsi" w:hAnsiTheme="minorHAnsi" w:cstheme="minorHAnsi"/>
                <w:spacing w:val="-5"/>
              </w:rPr>
              <w:t>h)</w:t>
            </w:r>
          </w:p>
        </w:tc>
        <w:tc>
          <w:tcPr>
            <w:tcW w:w="3545" w:type="dxa"/>
          </w:tcPr>
          <w:p w14:paraId="2DCCFD06" w14:textId="77777777" w:rsidR="006269F6" w:rsidRPr="00AE14EB" w:rsidRDefault="006269F6" w:rsidP="00A64DCD">
            <w:pPr>
              <w:pStyle w:val="TableParagraph"/>
              <w:spacing w:before="62"/>
              <w:ind w:left="77" w:right="-203"/>
              <w:rPr>
                <w:rFonts w:asciiTheme="minorHAnsi" w:hAnsiTheme="minorHAnsi" w:cstheme="minorHAnsi"/>
              </w:rPr>
            </w:pPr>
            <w:r w:rsidRPr="00AE14EB">
              <w:rPr>
                <w:rFonts w:asciiTheme="minorHAnsi" w:hAnsiTheme="minorHAnsi" w:cstheme="minorHAnsi"/>
                <w:spacing w:val="-2"/>
              </w:rPr>
              <w:t>Tutoriales</w:t>
            </w:r>
          </w:p>
        </w:tc>
      </w:tr>
      <w:tr w:rsidR="00AE14EB" w:rsidRPr="00AE14EB" w14:paraId="1D90B3FD" w14:textId="77777777" w:rsidTr="00793891">
        <w:trPr>
          <w:trHeight w:val="295"/>
        </w:trPr>
        <w:tc>
          <w:tcPr>
            <w:tcW w:w="4452" w:type="dxa"/>
          </w:tcPr>
          <w:p w14:paraId="08312309" w14:textId="77777777" w:rsidR="006269F6" w:rsidRPr="00AE14EB" w:rsidRDefault="006269F6" w:rsidP="00A64DCD">
            <w:pPr>
              <w:pStyle w:val="TableParagraph"/>
              <w:spacing w:before="60"/>
              <w:ind w:left="396" w:right="-203"/>
              <w:rPr>
                <w:rFonts w:asciiTheme="minorHAnsi" w:hAnsiTheme="minorHAnsi" w:cstheme="minorHAnsi"/>
              </w:rPr>
            </w:pPr>
            <w:r w:rsidRPr="00AE14EB">
              <w:rPr>
                <w:rFonts w:asciiTheme="minorHAnsi" w:hAnsiTheme="minorHAnsi" w:cstheme="minorHAnsi"/>
              </w:rPr>
              <w:t>i)</w:t>
            </w:r>
            <w:r w:rsidRPr="00AE14EB">
              <w:rPr>
                <w:rFonts w:asciiTheme="minorHAnsi" w:hAnsiTheme="minorHAnsi" w:cstheme="minorHAnsi"/>
                <w:spacing w:val="-5"/>
              </w:rPr>
              <w:t xml:space="preserve"> </w:t>
            </w:r>
            <w:r w:rsidRPr="00AE14EB">
              <w:rPr>
                <w:rFonts w:asciiTheme="minorHAnsi" w:hAnsiTheme="minorHAnsi" w:cstheme="minorHAnsi"/>
              </w:rPr>
              <w:t>Software</w:t>
            </w:r>
            <w:r w:rsidRPr="00AE14EB">
              <w:rPr>
                <w:rFonts w:asciiTheme="minorHAnsi" w:hAnsiTheme="minorHAnsi" w:cstheme="minorHAnsi"/>
                <w:spacing w:val="-2"/>
              </w:rPr>
              <w:t xml:space="preserve"> educativo</w:t>
            </w:r>
          </w:p>
        </w:tc>
        <w:tc>
          <w:tcPr>
            <w:tcW w:w="810" w:type="dxa"/>
          </w:tcPr>
          <w:p w14:paraId="6019D367" w14:textId="77777777" w:rsidR="006269F6" w:rsidRPr="00AE14EB" w:rsidRDefault="006269F6" w:rsidP="00A64DCD">
            <w:pPr>
              <w:pStyle w:val="TableParagraph"/>
              <w:spacing w:before="60"/>
              <w:ind w:left="400" w:right="-203"/>
              <w:rPr>
                <w:rFonts w:asciiTheme="minorHAnsi" w:hAnsiTheme="minorHAnsi" w:cstheme="minorHAnsi"/>
              </w:rPr>
            </w:pPr>
            <w:r w:rsidRPr="00AE14EB">
              <w:rPr>
                <w:rFonts w:asciiTheme="minorHAnsi" w:hAnsiTheme="minorHAnsi" w:cstheme="minorHAnsi"/>
                <w:spacing w:val="-5"/>
              </w:rPr>
              <w:t>j)</w:t>
            </w:r>
          </w:p>
        </w:tc>
        <w:tc>
          <w:tcPr>
            <w:tcW w:w="3545" w:type="dxa"/>
          </w:tcPr>
          <w:p w14:paraId="59D00D07" w14:textId="77777777" w:rsidR="006269F6" w:rsidRPr="00AE14EB" w:rsidRDefault="006269F6" w:rsidP="00A64DCD">
            <w:pPr>
              <w:pStyle w:val="TableParagraph"/>
              <w:spacing w:before="60"/>
              <w:ind w:left="77" w:right="-203"/>
              <w:rPr>
                <w:rFonts w:asciiTheme="minorHAnsi" w:hAnsiTheme="minorHAnsi" w:cstheme="minorHAnsi"/>
              </w:rPr>
            </w:pPr>
            <w:r w:rsidRPr="00AE14EB">
              <w:rPr>
                <w:rFonts w:asciiTheme="minorHAnsi" w:hAnsiTheme="minorHAnsi" w:cstheme="minorHAnsi"/>
              </w:rPr>
              <w:t>Enlaces</w:t>
            </w:r>
            <w:r w:rsidRPr="00AE14EB">
              <w:rPr>
                <w:rFonts w:asciiTheme="minorHAnsi" w:hAnsiTheme="minorHAnsi" w:cstheme="minorHAnsi"/>
                <w:spacing w:val="1"/>
              </w:rPr>
              <w:t xml:space="preserve"> </w:t>
            </w:r>
            <w:r w:rsidRPr="00AE14EB">
              <w:rPr>
                <w:rFonts w:asciiTheme="minorHAnsi" w:hAnsiTheme="minorHAnsi" w:cstheme="minorHAnsi"/>
                <w:spacing w:val="-5"/>
              </w:rPr>
              <w:t>web</w:t>
            </w:r>
          </w:p>
        </w:tc>
      </w:tr>
      <w:tr w:rsidR="00AE14EB" w:rsidRPr="00AE14EB" w14:paraId="5F8E362E" w14:textId="77777777" w:rsidTr="00793891">
        <w:trPr>
          <w:trHeight w:val="296"/>
        </w:trPr>
        <w:tc>
          <w:tcPr>
            <w:tcW w:w="4452" w:type="dxa"/>
            <w:tcBorders>
              <w:bottom w:val="single" w:sz="4" w:space="0" w:color="000000"/>
            </w:tcBorders>
          </w:tcPr>
          <w:p w14:paraId="5355C0B5" w14:textId="77777777" w:rsidR="006269F6" w:rsidRPr="00AE14EB" w:rsidRDefault="006269F6" w:rsidP="00A64DCD">
            <w:pPr>
              <w:pStyle w:val="TableParagraph"/>
              <w:spacing w:before="60"/>
              <w:ind w:left="396" w:right="-203"/>
              <w:rPr>
                <w:rFonts w:asciiTheme="minorHAnsi" w:hAnsiTheme="minorHAnsi" w:cstheme="minorHAnsi"/>
              </w:rPr>
            </w:pPr>
            <w:r w:rsidRPr="00AE14EB">
              <w:rPr>
                <w:rFonts w:asciiTheme="minorHAnsi" w:hAnsiTheme="minorHAnsi" w:cstheme="minorHAnsi"/>
              </w:rPr>
              <w:t>k)</w:t>
            </w:r>
            <w:r w:rsidRPr="00AE14EB">
              <w:rPr>
                <w:rFonts w:asciiTheme="minorHAnsi" w:hAnsiTheme="minorHAnsi" w:cstheme="minorHAnsi"/>
                <w:spacing w:val="-4"/>
              </w:rPr>
              <w:t xml:space="preserve"> </w:t>
            </w:r>
            <w:r w:rsidRPr="00AE14EB">
              <w:rPr>
                <w:rFonts w:asciiTheme="minorHAnsi" w:hAnsiTheme="minorHAnsi" w:cstheme="minorHAnsi"/>
              </w:rPr>
              <w:t xml:space="preserve">Pizarra </w:t>
            </w:r>
            <w:r w:rsidRPr="00AE14EB">
              <w:rPr>
                <w:rFonts w:asciiTheme="minorHAnsi" w:hAnsiTheme="minorHAnsi" w:cstheme="minorHAnsi"/>
                <w:spacing w:val="-2"/>
              </w:rPr>
              <w:t>digital</w:t>
            </w:r>
          </w:p>
        </w:tc>
        <w:tc>
          <w:tcPr>
            <w:tcW w:w="810" w:type="dxa"/>
            <w:tcBorders>
              <w:bottom w:val="single" w:sz="4" w:space="0" w:color="000000"/>
            </w:tcBorders>
          </w:tcPr>
          <w:p w14:paraId="1BCECAC1" w14:textId="77777777" w:rsidR="006269F6" w:rsidRPr="00AE14EB" w:rsidRDefault="006269F6" w:rsidP="00A64DCD">
            <w:pPr>
              <w:pStyle w:val="TableParagraph"/>
              <w:spacing w:before="60"/>
              <w:ind w:left="396" w:right="-203"/>
              <w:rPr>
                <w:rFonts w:asciiTheme="minorHAnsi" w:hAnsiTheme="minorHAnsi" w:cstheme="minorHAnsi"/>
              </w:rPr>
            </w:pPr>
            <w:r w:rsidRPr="00AE14EB">
              <w:rPr>
                <w:rFonts w:asciiTheme="minorHAnsi" w:hAnsiTheme="minorHAnsi" w:cstheme="minorHAnsi"/>
                <w:spacing w:val="-5"/>
              </w:rPr>
              <w:t>l)</w:t>
            </w:r>
          </w:p>
        </w:tc>
        <w:tc>
          <w:tcPr>
            <w:tcW w:w="3545" w:type="dxa"/>
            <w:tcBorders>
              <w:bottom w:val="single" w:sz="4" w:space="0" w:color="000000"/>
            </w:tcBorders>
          </w:tcPr>
          <w:p w14:paraId="67451046" w14:textId="77777777" w:rsidR="006269F6" w:rsidRPr="00AE14EB" w:rsidRDefault="006269F6" w:rsidP="00A64DCD">
            <w:pPr>
              <w:pStyle w:val="TableParagraph"/>
              <w:spacing w:before="60"/>
              <w:ind w:left="77" w:right="-203"/>
              <w:rPr>
                <w:rFonts w:asciiTheme="minorHAnsi" w:hAnsiTheme="minorHAnsi" w:cstheme="minorHAnsi"/>
              </w:rPr>
            </w:pPr>
            <w:r w:rsidRPr="00AE14EB">
              <w:rPr>
                <w:rFonts w:asciiTheme="minorHAnsi" w:hAnsiTheme="minorHAnsi" w:cstheme="minorHAnsi"/>
              </w:rPr>
              <w:t>Artículos</w:t>
            </w:r>
            <w:r w:rsidRPr="00AE14EB">
              <w:rPr>
                <w:rFonts w:asciiTheme="minorHAnsi" w:hAnsiTheme="minorHAnsi" w:cstheme="minorHAnsi"/>
                <w:spacing w:val="-3"/>
              </w:rPr>
              <w:t xml:space="preserve"> </w:t>
            </w:r>
            <w:r w:rsidRPr="00AE14EB">
              <w:rPr>
                <w:rFonts w:asciiTheme="minorHAnsi" w:hAnsiTheme="minorHAnsi" w:cstheme="minorHAnsi"/>
                <w:spacing w:val="-2"/>
              </w:rPr>
              <w:t>científicos</w:t>
            </w:r>
          </w:p>
        </w:tc>
      </w:tr>
    </w:tbl>
    <w:p w14:paraId="2DA6A34B" w14:textId="77777777" w:rsidR="006269F6" w:rsidRPr="00AE14EB" w:rsidRDefault="006269F6" w:rsidP="00A64DCD">
      <w:pPr>
        <w:pStyle w:val="Ttulo1"/>
        <w:numPr>
          <w:ilvl w:val="0"/>
          <w:numId w:val="31"/>
        </w:numPr>
        <w:tabs>
          <w:tab w:val="left" w:pos="848"/>
        </w:tabs>
        <w:spacing w:before="1"/>
        <w:ind w:left="848" w:right="-203" w:hanging="708"/>
        <w:rPr>
          <w:rFonts w:asciiTheme="minorHAnsi" w:hAnsiTheme="minorHAnsi" w:cstheme="minorHAnsi"/>
          <w:sz w:val="22"/>
          <w:szCs w:val="22"/>
        </w:rPr>
      </w:pPr>
      <w:r w:rsidRPr="00AE14EB">
        <w:rPr>
          <w:rFonts w:asciiTheme="minorHAnsi" w:hAnsiTheme="minorHAnsi" w:cstheme="minorHAnsi"/>
          <w:sz w:val="22"/>
          <w:szCs w:val="22"/>
        </w:rPr>
        <w:t>SISTEMA</w:t>
      </w:r>
      <w:r w:rsidRPr="00AE14EB">
        <w:rPr>
          <w:rFonts w:asciiTheme="minorHAnsi" w:hAnsiTheme="minorHAnsi" w:cstheme="minorHAnsi"/>
          <w:spacing w:val="-9"/>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5"/>
          <w:sz w:val="22"/>
          <w:szCs w:val="22"/>
        </w:rPr>
        <w:t xml:space="preserve"> </w:t>
      </w:r>
      <w:r w:rsidRPr="00AE14EB">
        <w:rPr>
          <w:rFonts w:asciiTheme="minorHAnsi" w:hAnsiTheme="minorHAnsi" w:cstheme="minorHAnsi"/>
          <w:sz w:val="22"/>
          <w:szCs w:val="22"/>
        </w:rPr>
        <w:t>EVALUACIÓN</w:t>
      </w:r>
      <w:r w:rsidRPr="00AE14EB">
        <w:rPr>
          <w:rFonts w:asciiTheme="minorHAnsi" w:hAnsiTheme="minorHAnsi" w:cstheme="minorHAnsi"/>
          <w:spacing w:val="-8"/>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6"/>
          <w:sz w:val="22"/>
          <w:szCs w:val="22"/>
        </w:rPr>
        <w:t xml:space="preserve"> </w:t>
      </w:r>
      <w:r w:rsidRPr="00AE14EB">
        <w:rPr>
          <w:rFonts w:asciiTheme="minorHAnsi" w:hAnsiTheme="minorHAnsi" w:cstheme="minorHAnsi"/>
          <w:spacing w:val="-2"/>
          <w:sz w:val="22"/>
          <w:szCs w:val="22"/>
        </w:rPr>
        <w:t>ASIGNATURA</w:t>
      </w:r>
    </w:p>
    <w:p w14:paraId="6CD3404C" w14:textId="77777777" w:rsidR="006269F6" w:rsidRPr="00AE14EB" w:rsidRDefault="006269F6" w:rsidP="00A64DCD">
      <w:pPr>
        <w:pStyle w:val="Textoindependiente"/>
        <w:spacing w:before="230" w:line="276" w:lineRule="auto"/>
        <w:ind w:left="928" w:right="-203"/>
        <w:jc w:val="both"/>
        <w:rPr>
          <w:rFonts w:asciiTheme="minorHAnsi" w:hAnsiTheme="minorHAnsi" w:cstheme="minorHAnsi"/>
          <w:sz w:val="22"/>
          <w:szCs w:val="22"/>
        </w:rPr>
      </w:pPr>
      <w:r w:rsidRPr="00AE14EB">
        <w:rPr>
          <w:rFonts w:asciiTheme="minorHAnsi" w:hAnsiTheme="minorHAnsi" w:cstheme="minorHAnsi"/>
          <w:b/>
          <w:sz w:val="22"/>
          <w:szCs w:val="22"/>
        </w:rPr>
        <w:t>Evaluación diagnóstica</w:t>
      </w:r>
      <w:r w:rsidRPr="00AE14EB">
        <w:rPr>
          <w:rFonts w:asciiTheme="minorHAnsi" w:hAnsiTheme="minorHAnsi" w:cstheme="minorHAnsi"/>
          <w:sz w:val="22"/>
          <w:szCs w:val="22"/>
        </w:rPr>
        <w:t xml:space="preserve">: Se realiza al comienzo del proceso educativo con el propósito de identificar los aprendizajes previos de los estudiantes. Esta evaluación tiene como objetivo orientar y ajustar el proceso de enseñanza- aprendizaje, permitiendo atender mejor las necesidades de los estudiantes. La evaluación diagnóstica no se incluye en el cálculo del promedio final de la </w:t>
      </w:r>
      <w:r w:rsidRPr="00AE14EB">
        <w:rPr>
          <w:rFonts w:asciiTheme="minorHAnsi" w:hAnsiTheme="minorHAnsi" w:cstheme="minorHAnsi"/>
          <w:spacing w:val="-2"/>
          <w:sz w:val="22"/>
          <w:szCs w:val="22"/>
        </w:rPr>
        <w:t>asignatura.</w:t>
      </w:r>
    </w:p>
    <w:p w14:paraId="3630FE6B" w14:textId="77777777" w:rsidR="006269F6" w:rsidRPr="00AE14EB" w:rsidRDefault="006269F6" w:rsidP="00A64DCD">
      <w:pPr>
        <w:pStyle w:val="Textoindependiente"/>
        <w:spacing w:line="278" w:lineRule="auto"/>
        <w:ind w:left="928" w:right="-203"/>
        <w:jc w:val="both"/>
        <w:rPr>
          <w:rFonts w:asciiTheme="minorHAnsi" w:hAnsiTheme="minorHAnsi" w:cstheme="minorHAnsi"/>
          <w:sz w:val="22"/>
          <w:szCs w:val="22"/>
        </w:rPr>
      </w:pPr>
      <w:r w:rsidRPr="00AE14EB">
        <w:rPr>
          <w:rFonts w:asciiTheme="minorHAnsi" w:hAnsiTheme="minorHAnsi" w:cstheme="minorHAnsi"/>
          <w:b/>
          <w:sz w:val="22"/>
          <w:szCs w:val="22"/>
        </w:rPr>
        <w:t>Evaluación</w:t>
      </w:r>
      <w:r w:rsidRPr="00AE14EB">
        <w:rPr>
          <w:rFonts w:asciiTheme="minorHAnsi" w:hAnsiTheme="minorHAnsi" w:cstheme="minorHAnsi"/>
          <w:b/>
          <w:spacing w:val="-1"/>
          <w:sz w:val="22"/>
          <w:szCs w:val="22"/>
        </w:rPr>
        <w:t xml:space="preserve"> </w:t>
      </w:r>
      <w:r w:rsidRPr="00AE14EB">
        <w:rPr>
          <w:rFonts w:asciiTheme="minorHAnsi" w:hAnsiTheme="minorHAnsi" w:cstheme="minorHAnsi"/>
          <w:b/>
          <w:sz w:val="22"/>
          <w:szCs w:val="22"/>
        </w:rPr>
        <w:t>formativa</w:t>
      </w:r>
      <w:r w:rsidRPr="00AE14EB">
        <w:rPr>
          <w:rFonts w:asciiTheme="minorHAnsi" w:hAnsiTheme="minorHAnsi" w:cstheme="minorHAnsi"/>
          <w:sz w:val="22"/>
          <w:szCs w:val="22"/>
        </w:rPr>
        <w:t>:</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evaluación</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5"/>
          <w:sz w:val="22"/>
          <w:szCs w:val="22"/>
        </w:rPr>
        <w:t xml:space="preserve"> </w:t>
      </w:r>
      <w:r w:rsidRPr="00AE14EB">
        <w:rPr>
          <w:rFonts w:asciiTheme="minorHAnsi" w:hAnsiTheme="minorHAnsi" w:cstheme="minorHAnsi"/>
          <w:sz w:val="22"/>
          <w:szCs w:val="22"/>
        </w:rPr>
        <w:t>proceso</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o</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formativa,</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tiene</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por</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finalidad determinar el nivel de desarrollo de las competencias en los estudiantes y se evalúan</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por</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medio de actividades</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que</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evidencian los aprendizajes alcanzados a través de:</w:t>
      </w:r>
    </w:p>
    <w:p w14:paraId="109D0C8A" w14:textId="77777777" w:rsidR="006269F6" w:rsidRPr="00AE14EB" w:rsidRDefault="006269F6" w:rsidP="00A64DCD">
      <w:pPr>
        <w:pStyle w:val="Prrafodelista"/>
        <w:numPr>
          <w:ilvl w:val="0"/>
          <w:numId w:val="33"/>
        </w:numPr>
        <w:tabs>
          <w:tab w:val="left" w:pos="1182"/>
        </w:tabs>
        <w:spacing w:line="244" w:lineRule="exact"/>
        <w:ind w:left="1182" w:right="-203" w:hanging="254"/>
        <w:rPr>
          <w:rFonts w:asciiTheme="minorHAnsi" w:hAnsiTheme="minorHAnsi" w:cstheme="minorHAnsi"/>
        </w:rPr>
      </w:pPr>
      <w:r w:rsidRPr="00AE14EB">
        <w:rPr>
          <w:rFonts w:asciiTheme="minorHAnsi" w:hAnsiTheme="minorHAnsi" w:cstheme="minorHAnsi"/>
        </w:rPr>
        <w:t>Evidencias</w:t>
      </w:r>
      <w:r w:rsidRPr="00AE14EB">
        <w:rPr>
          <w:rFonts w:asciiTheme="minorHAnsi" w:hAnsiTheme="minorHAnsi" w:cstheme="minorHAnsi"/>
          <w:spacing w:val="-1"/>
        </w:rPr>
        <w:t xml:space="preserve"> </w:t>
      </w:r>
      <w:r w:rsidRPr="00AE14EB">
        <w:rPr>
          <w:rFonts w:asciiTheme="minorHAnsi" w:hAnsiTheme="minorHAnsi" w:cstheme="minorHAnsi"/>
        </w:rPr>
        <w:t>de</w:t>
      </w:r>
      <w:r w:rsidRPr="00AE14EB">
        <w:rPr>
          <w:rFonts w:asciiTheme="minorHAnsi" w:hAnsiTheme="minorHAnsi" w:cstheme="minorHAnsi"/>
          <w:spacing w:val="-1"/>
        </w:rPr>
        <w:t xml:space="preserve"> </w:t>
      </w:r>
      <w:r w:rsidRPr="00AE14EB">
        <w:rPr>
          <w:rFonts w:asciiTheme="minorHAnsi" w:hAnsiTheme="minorHAnsi" w:cstheme="minorHAnsi"/>
          <w:spacing w:val="-2"/>
        </w:rPr>
        <w:t>Conocimiento</w:t>
      </w:r>
    </w:p>
    <w:p w14:paraId="73F6D06A" w14:textId="77777777" w:rsidR="006269F6" w:rsidRPr="00AE14EB" w:rsidRDefault="006269F6" w:rsidP="00A64DCD">
      <w:pPr>
        <w:pStyle w:val="Prrafodelista"/>
        <w:numPr>
          <w:ilvl w:val="0"/>
          <w:numId w:val="33"/>
        </w:numPr>
        <w:tabs>
          <w:tab w:val="left" w:pos="1182"/>
        </w:tabs>
        <w:spacing w:before="39"/>
        <w:ind w:left="1182" w:right="-203" w:hanging="254"/>
        <w:rPr>
          <w:rFonts w:asciiTheme="minorHAnsi" w:hAnsiTheme="minorHAnsi" w:cstheme="minorHAnsi"/>
        </w:rPr>
      </w:pPr>
      <w:r w:rsidRPr="00AE14EB">
        <w:rPr>
          <w:rFonts w:asciiTheme="minorHAnsi" w:hAnsiTheme="minorHAnsi" w:cstheme="minorHAnsi"/>
        </w:rPr>
        <w:t>Evidencias</w:t>
      </w:r>
      <w:r w:rsidRPr="00AE14EB">
        <w:rPr>
          <w:rFonts w:asciiTheme="minorHAnsi" w:hAnsiTheme="minorHAnsi" w:cstheme="minorHAnsi"/>
          <w:spacing w:val="-1"/>
        </w:rPr>
        <w:t xml:space="preserve"> </w:t>
      </w:r>
      <w:r w:rsidRPr="00AE14EB">
        <w:rPr>
          <w:rFonts w:asciiTheme="minorHAnsi" w:hAnsiTheme="minorHAnsi" w:cstheme="minorHAnsi"/>
        </w:rPr>
        <w:t>de</w:t>
      </w:r>
      <w:r w:rsidRPr="00AE14EB">
        <w:rPr>
          <w:rFonts w:asciiTheme="minorHAnsi" w:hAnsiTheme="minorHAnsi" w:cstheme="minorHAnsi"/>
          <w:spacing w:val="-1"/>
        </w:rPr>
        <w:t xml:space="preserve"> </w:t>
      </w:r>
      <w:r w:rsidRPr="00AE14EB">
        <w:rPr>
          <w:rFonts w:asciiTheme="minorHAnsi" w:hAnsiTheme="minorHAnsi" w:cstheme="minorHAnsi"/>
          <w:spacing w:val="-2"/>
        </w:rPr>
        <w:t>Desempeño</w:t>
      </w:r>
    </w:p>
    <w:p w14:paraId="5EA65AE2" w14:textId="77777777" w:rsidR="006269F6" w:rsidRPr="00AE14EB" w:rsidRDefault="006269F6" w:rsidP="00A64DCD">
      <w:pPr>
        <w:pStyle w:val="Prrafodelista"/>
        <w:numPr>
          <w:ilvl w:val="0"/>
          <w:numId w:val="33"/>
        </w:numPr>
        <w:tabs>
          <w:tab w:val="left" w:pos="1170"/>
        </w:tabs>
        <w:spacing w:before="39"/>
        <w:ind w:left="1170" w:right="-203" w:hanging="242"/>
        <w:rPr>
          <w:rFonts w:asciiTheme="minorHAnsi" w:hAnsiTheme="minorHAnsi" w:cstheme="minorHAnsi"/>
        </w:rPr>
      </w:pPr>
      <w:r w:rsidRPr="00AE14EB">
        <w:rPr>
          <w:rFonts w:asciiTheme="minorHAnsi" w:hAnsiTheme="minorHAnsi" w:cstheme="minorHAnsi"/>
        </w:rPr>
        <w:t>Evidencias</w:t>
      </w:r>
      <w:r w:rsidRPr="00AE14EB">
        <w:rPr>
          <w:rFonts w:asciiTheme="minorHAnsi" w:hAnsiTheme="minorHAnsi" w:cstheme="minorHAnsi"/>
          <w:spacing w:val="-2"/>
        </w:rPr>
        <w:t xml:space="preserve"> </w:t>
      </w:r>
      <w:r w:rsidRPr="00AE14EB">
        <w:rPr>
          <w:rFonts w:asciiTheme="minorHAnsi" w:hAnsiTheme="minorHAnsi" w:cstheme="minorHAnsi"/>
        </w:rPr>
        <w:t>de</w:t>
      </w:r>
      <w:r w:rsidRPr="00AE14EB">
        <w:rPr>
          <w:rFonts w:asciiTheme="minorHAnsi" w:hAnsiTheme="minorHAnsi" w:cstheme="minorHAnsi"/>
          <w:spacing w:val="-4"/>
        </w:rPr>
        <w:t xml:space="preserve"> </w:t>
      </w:r>
      <w:r w:rsidRPr="00AE14EB">
        <w:rPr>
          <w:rFonts w:asciiTheme="minorHAnsi" w:hAnsiTheme="minorHAnsi" w:cstheme="minorHAnsi"/>
          <w:spacing w:val="-2"/>
        </w:rPr>
        <w:t>Producto:</w:t>
      </w:r>
    </w:p>
    <w:p w14:paraId="2EF96AFE" w14:textId="77777777" w:rsidR="006269F6" w:rsidRPr="00AE14EB" w:rsidRDefault="006269F6" w:rsidP="00A64DCD">
      <w:pPr>
        <w:pStyle w:val="Textoindependiente"/>
        <w:spacing w:before="39" w:line="276" w:lineRule="auto"/>
        <w:ind w:left="928" w:right="-203"/>
        <w:jc w:val="both"/>
        <w:rPr>
          <w:rFonts w:asciiTheme="minorHAnsi" w:hAnsiTheme="minorHAnsi" w:cstheme="minorHAnsi"/>
          <w:sz w:val="22"/>
          <w:szCs w:val="22"/>
        </w:rPr>
      </w:pPr>
      <w:r w:rsidRPr="00AE14EB">
        <w:rPr>
          <w:rFonts w:asciiTheme="minorHAnsi" w:hAnsiTheme="minorHAnsi" w:cstheme="minorHAnsi"/>
          <w:sz w:val="22"/>
          <w:szCs w:val="22"/>
        </w:rPr>
        <w:t>Este proceso,</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da lugar</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a calificativos que se obtienen durante el</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desarrollo de la unidad didáctica, considerando un ponderado opcional según sea la naturaleza del componente curricular, al cual se denomina calificativo parcial.</w:t>
      </w:r>
    </w:p>
    <w:p w14:paraId="3999B2F2" w14:textId="4EAD85BF" w:rsidR="006269F6" w:rsidRPr="00AE14EB" w:rsidRDefault="006269F6" w:rsidP="00A64DCD">
      <w:pPr>
        <w:pStyle w:val="Textoindependiente"/>
        <w:spacing w:line="276" w:lineRule="auto"/>
        <w:ind w:left="928" w:right="-203"/>
        <w:jc w:val="both"/>
        <w:rPr>
          <w:rFonts w:asciiTheme="minorHAnsi" w:hAnsiTheme="minorHAnsi" w:cstheme="minorHAnsi"/>
          <w:sz w:val="22"/>
          <w:szCs w:val="22"/>
        </w:rPr>
      </w:pPr>
      <w:r w:rsidRPr="00AE14EB">
        <w:rPr>
          <w:rFonts w:asciiTheme="minorHAnsi" w:hAnsiTheme="minorHAnsi" w:cstheme="minorHAnsi"/>
          <w:b/>
          <w:sz w:val="22"/>
          <w:szCs w:val="22"/>
        </w:rPr>
        <w:t>Evaluación sumativa</w:t>
      </w:r>
      <w:r w:rsidRPr="00AE14EB">
        <w:rPr>
          <w:rFonts w:asciiTheme="minorHAnsi" w:hAnsiTheme="minorHAnsi" w:cstheme="minorHAnsi"/>
          <w:sz w:val="22"/>
          <w:szCs w:val="22"/>
        </w:rPr>
        <w:t>: Determina avances y logros de los resultados de aprendizaje alcanzados en los niveles de competencia propuestos. El promedio final (PF) del logro de aprendizaje de la competencia prevista en el componente</w:t>
      </w:r>
      <w:r w:rsidR="00BB58D8" w:rsidRPr="00AE14EB">
        <w:rPr>
          <w:rFonts w:asciiTheme="minorHAnsi" w:hAnsiTheme="minorHAnsi" w:cstheme="minorHAnsi"/>
          <w:sz w:val="22"/>
          <w:szCs w:val="22"/>
        </w:rPr>
        <w:t xml:space="preserve"> </w:t>
      </w:r>
      <w:r w:rsidRPr="00AE14EB">
        <w:rPr>
          <w:rFonts w:asciiTheme="minorHAnsi" w:hAnsiTheme="minorHAnsi" w:cstheme="minorHAnsi"/>
          <w:sz w:val="22"/>
          <w:szCs w:val="22"/>
        </w:rPr>
        <w:t>curricular, se obtiene con el promedio de notas parciales.</w:t>
      </w:r>
      <w:r w:rsidRPr="00AE14EB">
        <w:rPr>
          <w:rFonts w:asciiTheme="minorHAnsi" w:hAnsiTheme="minorHAnsi" w:cstheme="minorHAnsi"/>
          <w:spacing w:val="80"/>
          <w:sz w:val="22"/>
          <w:szCs w:val="22"/>
        </w:rPr>
        <w:t xml:space="preserve"> </w:t>
      </w:r>
      <w:r w:rsidRPr="00AE14EB">
        <w:rPr>
          <w:rFonts w:asciiTheme="minorHAnsi" w:hAnsiTheme="minorHAnsi" w:cstheme="minorHAnsi"/>
          <w:sz w:val="22"/>
          <w:szCs w:val="22"/>
        </w:rPr>
        <w:t>El</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peso</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nota</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cada</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unidad</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no</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debe</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exceder</w:t>
      </w:r>
      <w:r w:rsidRPr="00AE14EB">
        <w:rPr>
          <w:rFonts w:asciiTheme="minorHAnsi" w:hAnsiTheme="minorHAnsi" w:cstheme="minorHAnsi"/>
          <w:spacing w:val="-5"/>
          <w:sz w:val="22"/>
          <w:szCs w:val="22"/>
        </w:rPr>
        <w:t xml:space="preserve"> </w:t>
      </w:r>
      <w:r w:rsidRPr="00AE14EB">
        <w:rPr>
          <w:rFonts w:asciiTheme="minorHAnsi" w:hAnsiTheme="minorHAnsi" w:cstheme="minorHAnsi"/>
          <w:sz w:val="22"/>
          <w:szCs w:val="22"/>
        </w:rPr>
        <w:t>el</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30%.</w:t>
      </w:r>
    </w:p>
    <w:p w14:paraId="3A7D3DCF" w14:textId="672FCE77" w:rsidR="002A43D3" w:rsidRPr="00AE14EB" w:rsidRDefault="00762CE3" w:rsidP="00BB58D8">
      <w:pPr>
        <w:spacing w:before="35"/>
        <w:ind w:left="568" w:firstLine="283"/>
        <w:rPr>
          <w:rFonts w:asciiTheme="minorHAnsi" w:hAnsiTheme="minorHAnsi" w:cstheme="minorHAnsi"/>
        </w:rPr>
      </w:pPr>
      <w:r w:rsidRPr="00AE14EB">
        <w:rPr>
          <w:rFonts w:asciiTheme="minorHAnsi" w:hAnsiTheme="minorHAnsi" w:cstheme="minorHAnsi"/>
          <w:b/>
        </w:rPr>
        <w:t>CRITERIOS DE</w:t>
      </w:r>
      <w:r w:rsidRPr="00AE14EB">
        <w:rPr>
          <w:rFonts w:asciiTheme="minorHAnsi" w:hAnsiTheme="minorHAnsi" w:cstheme="minorHAnsi"/>
          <w:b/>
          <w:spacing w:val="-4"/>
        </w:rPr>
        <w:t xml:space="preserve"> </w:t>
      </w:r>
      <w:r w:rsidRPr="00AE14EB">
        <w:rPr>
          <w:rFonts w:asciiTheme="minorHAnsi" w:hAnsiTheme="minorHAnsi" w:cstheme="minorHAnsi"/>
          <w:b/>
          <w:spacing w:val="-2"/>
        </w:rPr>
        <w:t>EVALUACIÓN</w:t>
      </w:r>
      <w:r w:rsidRPr="00AE14EB">
        <w:rPr>
          <w:rFonts w:asciiTheme="minorHAnsi" w:hAnsiTheme="minorHAnsi" w:cstheme="minorHAnsi"/>
          <w:spacing w:val="-2"/>
        </w:rPr>
        <w:t>:</w:t>
      </w:r>
    </w:p>
    <w:p w14:paraId="46553C6E" w14:textId="77777777" w:rsidR="002665A6" w:rsidRPr="00AE14EB" w:rsidRDefault="002665A6" w:rsidP="00BB58D8">
      <w:pPr>
        <w:ind w:left="1136" w:right="471" w:hanging="285"/>
        <w:jc w:val="both"/>
        <w:rPr>
          <w:rFonts w:asciiTheme="minorHAnsi" w:hAnsiTheme="minorHAnsi" w:cstheme="minorHAnsi"/>
          <w:bCs/>
          <w:lang w:eastAsia="es-PE"/>
        </w:rPr>
      </w:pPr>
      <w:r w:rsidRPr="00AE14EB">
        <w:rPr>
          <w:rFonts w:asciiTheme="minorHAnsi" w:hAnsiTheme="minorHAnsi" w:cstheme="minorHAnsi"/>
          <w:bCs/>
          <w:lang w:eastAsia="es-PE"/>
        </w:rPr>
        <w:lastRenderedPageBreak/>
        <w:t>La ponderación de la calificación será la siguiente:</w:t>
      </w:r>
    </w:p>
    <w:tbl>
      <w:tblPr>
        <w:tblW w:w="8722"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4394"/>
        <w:gridCol w:w="709"/>
        <w:gridCol w:w="728"/>
        <w:gridCol w:w="1757"/>
      </w:tblGrid>
      <w:tr w:rsidR="00AE14EB" w:rsidRPr="00AE14EB" w14:paraId="2A0EFD83" w14:textId="77777777" w:rsidTr="00BB58D8">
        <w:trPr>
          <w:trHeight w:val="743"/>
        </w:trPr>
        <w:tc>
          <w:tcPr>
            <w:tcW w:w="1134" w:type="dxa"/>
            <w:vAlign w:val="center"/>
          </w:tcPr>
          <w:p w14:paraId="3B69F2F8" w14:textId="77777777" w:rsidR="002665A6" w:rsidRPr="00AE14EB" w:rsidRDefault="002665A6" w:rsidP="00584C4B">
            <w:pPr>
              <w:pBdr>
                <w:top w:val="nil"/>
                <w:left w:val="nil"/>
                <w:bottom w:val="nil"/>
                <w:right w:val="nil"/>
                <w:between w:val="nil"/>
              </w:pBdr>
              <w:tabs>
                <w:tab w:val="left" w:pos="0"/>
              </w:tabs>
              <w:ind w:left="-123" w:right="-109"/>
              <w:jc w:val="both"/>
              <w:rPr>
                <w:rFonts w:asciiTheme="minorHAnsi" w:hAnsiTheme="minorHAnsi" w:cstheme="minorHAnsi"/>
                <w:b/>
                <w:lang w:eastAsia="es-PE"/>
              </w:rPr>
            </w:pPr>
            <w:r w:rsidRPr="00AE14EB">
              <w:rPr>
                <w:rFonts w:asciiTheme="minorHAnsi" w:hAnsiTheme="minorHAnsi" w:cstheme="minorHAnsi"/>
                <w:b/>
                <w:lang w:eastAsia="es-PE"/>
              </w:rPr>
              <w:t>Capacidad</w:t>
            </w:r>
          </w:p>
        </w:tc>
        <w:tc>
          <w:tcPr>
            <w:tcW w:w="4394" w:type="dxa"/>
            <w:vAlign w:val="center"/>
          </w:tcPr>
          <w:p w14:paraId="6A9AF6C6" w14:textId="77777777" w:rsidR="002665A6" w:rsidRPr="00AE14EB" w:rsidRDefault="002665A6" w:rsidP="00584C4B">
            <w:pPr>
              <w:pBdr>
                <w:top w:val="nil"/>
                <w:left w:val="nil"/>
                <w:bottom w:val="nil"/>
                <w:right w:val="nil"/>
                <w:between w:val="nil"/>
              </w:pBdr>
              <w:ind w:left="-123" w:right="-110"/>
              <w:jc w:val="center"/>
              <w:rPr>
                <w:rFonts w:asciiTheme="minorHAnsi" w:hAnsiTheme="minorHAnsi" w:cstheme="minorHAnsi"/>
                <w:b/>
                <w:lang w:eastAsia="es-PE"/>
              </w:rPr>
            </w:pPr>
            <w:r w:rsidRPr="00AE14EB">
              <w:rPr>
                <w:rFonts w:asciiTheme="minorHAnsi" w:hAnsiTheme="minorHAnsi" w:cstheme="minorHAnsi"/>
                <w:b/>
                <w:lang w:eastAsia="es-PE"/>
              </w:rPr>
              <w:t>producto de Aprendizaje evaluados con nota</w:t>
            </w:r>
          </w:p>
        </w:tc>
        <w:tc>
          <w:tcPr>
            <w:tcW w:w="709" w:type="dxa"/>
            <w:vAlign w:val="center"/>
          </w:tcPr>
          <w:p w14:paraId="55F9EC3C" w14:textId="77777777" w:rsidR="002665A6" w:rsidRPr="00AE14EB" w:rsidRDefault="002665A6" w:rsidP="00584C4B">
            <w:pPr>
              <w:pBdr>
                <w:top w:val="nil"/>
                <w:left w:val="nil"/>
                <w:bottom w:val="nil"/>
                <w:right w:val="nil"/>
                <w:between w:val="nil"/>
              </w:pBdr>
              <w:ind w:left="-123" w:right="-107"/>
              <w:jc w:val="center"/>
              <w:rPr>
                <w:rFonts w:asciiTheme="minorHAnsi" w:hAnsiTheme="minorHAnsi" w:cstheme="minorHAnsi"/>
                <w:b/>
                <w:lang w:eastAsia="es-PE"/>
              </w:rPr>
            </w:pPr>
            <w:r w:rsidRPr="00AE14EB">
              <w:rPr>
                <w:rFonts w:asciiTheme="minorHAnsi" w:hAnsiTheme="minorHAnsi" w:cstheme="minorHAnsi"/>
                <w:b/>
                <w:lang w:eastAsia="es-PE"/>
              </w:rPr>
              <w:t>Siglas</w:t>
            </w:r>
          </w:p>
        </w:tc>
        <w:tc>
          <w:tcPr>
            <w:tcW w:w="728" w:type="dxa"/>
            <w:vAlign w:val="center"/>
          </w:tcPr>
          <w:p w14:paraId="6FE89F9F" w14:textId="77777777" w:rsidR="002665A6" w:rsidRPr="00AE14EB" w:rsidRDefault="002665A6" w:rsidP="00584C4B">
            <w:pPr>
              <w:pBdr>
                <w:top w:val="nil"/>
                <w:left w:val="nil"/>
                <w:bottom w:val="nil"/>
                <w:right w:val="nil"/>
                <w:between w:val="nil"/>
              </w:pBdr>
              <w:ind w:left="-123" w:right="37"/>
              <w:jc w:val="center"/>
              <w:rPr>
                <w:rFonts w:asciiTheme="minorHAnsi" w:hAnsiTheme="minorHAnsi" w:cstheme="minorHAnsi"/>
                <w:b/>
                <w:lang w:eastAsia="es-PE"/>
              </w:rPr>
            </w:pPr>
            <w:r w:rsidRPr="00AE14EB">
              <w:rPr>
                <w:rFonts w:asciiTheme="minorHAnsi" w:hAnsiTheme="minorHAnsi" w:cstheme="minorHAnsi"/>
                <w:b/>
                <w:lang w:eastAsia="es-PE"/>
              </w:rPr>
              <w:t>Peso</w:t>
            </w:r>
          </w:p>
        </w:tc>
        <w:tc>
          <w:tcPr>
            <w:tcW w:w="1757" w:type="dxa"/>
            <w:vAlign w:val="center"/>
          </w:tcPr>
          <w:p w14:paraId="4A409132" w14:textId="77777777" w:rsidR="002665A6" w:rsidRPr="00AE14EB" w:rsidRDefault="002665A6" w:rsidP="00584C4B">
            <w:pPr>
              <w:pBdr>
                <w:top w:val="nil"/>
                <w:left w:val="nil"/>
                <w:bottom w:val="nil"/>
                <w:right w:val="nil"/>
                <w:between w:val="nil"/>
              </w:pBdr>
              <w:ind w:left="-123"/>
              <w:jc w:val="center"/>
              <w:rPr>
                <w:rFonts w:asciiTheme="minorHAnsi" w:hAnsiTheme="minorHAnsi" w:cstheme="minorHAnsi"/>
                <w:b/>
                <w:lang w:eastAsia="es-PE"/>
              </w:rPr>
            </w:pPr>
            <w:r w:rsidRPr="00AE14EB">
              <w:rPr>
                <w:rFonts w:asciiTheme="minorHAnsi" w:hAnsiTheme="minorHAnsi" w:cstheme="minorHAnsi"/>
                <w:b/>
                <w:lang w:eastAsia="es-PE"/>
              </w:rPr>
              <w:t>Instrumento de Evaluación</w:t>
            </w:r>
          </w:p>
        </w:tc>
      </w:tr>
      <w:tr w:rsidR="00AE14EB" w:rsidRPr="00AE14EB" w14:paraId="4CC545E6" w14:textId="77777777" w:rsidTr="00BB58D8">
        <w:trPr>
          <w:trHeight w:val="226"/>
        </w:trPr>
        <w:tc>
          <w:tcPr>
            <w:tcW w:w="1134" w:type="dxa"/>
            <w:vAlign w:val="center"/>
          </w:tcPr>
          <w:p w14:paraId="1C2055F8" w14:textId="77777777" w:rsidR="002665A6" w:rsidRPr="00AE14EB" w:rsidRDefault="002665A6" w:rsidP="00584C4B">
            <w:pPr>
              <w:pBdr>
                <w:top w:val="nil"/>
                <w:left w:val="nil"/>
                <w:bottom w:val="nil"/>
                <w:right w:val="nil"/>
                <w:between w:val="nil"/>
              </w:pBdr>
              <w:ind w:right="-108"/>
              <w:jc w:val="center"/>
              <w:rPr>
                <w:rFonts w:asciiTheme="minorHAnsi" w:hAnsiTheme="minorHAnsi" w:cstheme="minorHAnsi"/>
                <w:bCs/>
                <w:lang w:eastAsia="es-PE"/>
              </w:rPr>
            </w:pPr>
            <w:r w:rsidRPr="00AE14EB">
              <w:rPr>
                <w:rFonts w:asciiTheme="minorHAnsi" w:hAnsiTheme="minorHAnsi" w:cstheme="minorHAnsi"/>
                <w:bCs/>
                <w:lang w:eastAsia="es-PE"/>
              </w:rPr>
              <w:t>I</w:t>
            </w:r>
          </w:p>
        </w:tc>
        <w:tc>
          <w:tcPr>
            <w:tcW w:w="4394" w:type="dxa"/>
            <w:vAlign w:val="center"/>
          </w:tcPr>
          <w:p w14:paraId="1F8EDA98" w14:textId="77777777" w:rsidR="002665A6" w:rsidRPr="00AE14EB" w:rsidRDefault="002665A6" w:rsidP="00584C4B">
            <w:pPr>
              <w:pBdr>
                <w:top w:val="nil"/>
                <w:left w:val="nil"/>
                <w:bottom w:val="nil"/>
                <w:right w:val="nil"/>
                <w:between w:val="nil"/>
              </w:pBdr>
              <w:ind w:right="-107"/>
              <w:jc w:val="both"/>
              <w:rPr>
                <w:rFonts w:asciiTheme="minorHAnsi" w:hAnsiTheme="minorHAnsi" w:cstheme="minorHAnsi"/>
                <w:bCs/>
                <w:lang w:eastAsia="es-PE"/>
              </w:rPr>
            </w:pPr>
            <w:r w:rsidRPr="00AE14EB">
              <w:rPr>
                <w:rFonts w:asciiTheme="minorHAnsi" w:hAnsiTheme="minorHAnsi" w:cstheme="minorHAnsi"/>
                <w:bCs/>
                <w:lang w:eastAsia="es-PE"/>
              </w:rPr>
              <w:t xml:space="preserve">Prueba con desarrollo (evaluación) </w:t>
            </w:r>
          </w:p>
        </w:tc>
        <w:tc>
          <w:tcPr>
            <w:tcW w:w="709" w:type="dxa"/>
            <w:vAlign w:val="center"/>
          </w:tcPr>
          <w:p w14:paraId="4664C858" w14:textId="2FC2EA57" w:rsidR="002665A6" w:rsidRPr="00AE14EB" w:rsidRDefault="00961555" w:rsidP="00A64DCD">
            <w:pPr>
              <w:pBdr>
                <w:top w:val="nil"/>
                <w:left w:val="nil"/>
                <w:bottom w:val="nil"/>
                <w:right w:val="nil"/>
                <w:between w:val="nil"/>
              </w:pBdr>
              <w:tabs>
                <w:tab w:val="left" w:pos="0"/>
              </w:tabs>
              <w:ind w:left="32" w:right="-103" w:hanging="32"/>
              <w:jc w:val="center"/>
              <w:rPr>
                <w:rFonts w:asciiTheme="minorHAnsi" w:hAnsiTheme="minorHAnsi" w:cstheme="minorHAnsi"/>
                <w:bCs/>
                <w:vertAlign w:val="subscript"/>
                <w:lang w:eastAsia="es-PE"/>
              </w:rPr>
            </w:pPr>
            <w:r w:rsidRPr="00AE14EB">
              <w:rPr>
                <w:rFonts w:asciiTheme="minorHAnsi" w:hAnsiTheme="minorHAnsi" w:cstheme="minorHAnsi"/>
                <w:bCs/>
                <w:lang w:eastAsia="es-PE"/>
              </w:rPr>
              <w:t>E</w:t>
            </w:r>
            <w:r w:rsidR="002665A6" w:rsidRPr="00AE14EB">
              <w:rPr>
                <w:rFonts w:asciiTheme="minorHAnsi" w:hAnsiTheme="minorHAnsi" w:cstheme="minorHAnsi"/>
                <w:bCs/>
                <w:vertAlign w:val="subscript"/>
                <w:lang w:eastAsia="es-PE"/>
              </w:rPr>
              <w:t>1</w:t>
            </w:r>
          </w:p>
        </w:tc>
        <w:tc>
          <w:tcPr>
            <w:tcW w:w="728" w:type="dxa"/>
            <w:vAlign w:val="center"/>
          </w:tcPr>
          <w:p w14:paraId="2366AA9E" w14:textId="77777777" w:rsidR="002665A6" w:rsidRPr="00AE14EB" w:rsidRDefault="002665A6" w:rsidP="00A64DCD">
            <w:pPr>
              <w:pBdr>
                <w:top w:val="nil"/>
                <w:left w:val="nil"/>
                <w:bottom w:val="nil"/>
                <w:right w:val="nil"/>
                <w:between w:val="nil"/>
              </w:pBdr>
              <w:jc w:val="right"/>
              <w:rPr>
                <w:rFonts w:asciiTheme="minorHAnsi" w:hAnsiTheme="minorHAnsi" w:cstheme="minorHAnsi"/>
                <w:bCs/>
                <w:lang w:eastAsia="es-PE"/>
              </w:rPr>
            </w:pPr>
            <w:r w:rsidRPr="00AE14EB">
              <w:rPr>
                <w:rFonts w:asciiTheme="minorHAnsi" w:hAnsiTheme="minorHAnsi" w:cstheme="minorHAnsi"/>
                <w:bCs/>
                <w:lang w:eastAsia="es-PE"/>
              </w:rPr>
              <w:t>0.20</w:t>
            </w:r>
          </w:p>
        </w:tc>
        <w:tc>
          <w:tcPr>
            <w:tcW w:w="1757" w:type="dxa"/>
          </w:tcPr>
          <w:p w14:paraId="34AC304A" w14:textId="77777777" w:rsidR="002665A6" w:rsidRPr="00AE14EB" w:rsidRDefault="002665A6" w:rsidP="00A64DCD">
            <w:pPr>
              <w:pBdr>
                <w:top w:val="nil"/>
                <w:left w:val="nil"/>
                <w:bottom w:val="nil"/>
                <w:right w:val="nil"/>
                <w:between w:val="nil"/>
              </w:pBdr>
              <w:ind w:left="20" w:right="-104"/>
              <w:rPr>
                <w:rFonts w:asciiTheme="minorHAnsi" w:hAnsiTheme="minorHAnsi" w:cstheme="minorHAnsi"/>
                <w:bCs/>
                <w:lang w:eastAsia="es-PE"/>
              </w:rPr>
            </w:pPr>
            <w:r w:rsidRPr="00AE14EB">
              <w:rPr>
                <w:rFonts w:asciiTheme="minorHAnsi" w:hAnsiTheme="minorHAnsi" w:cstheme="minorHAnsi"/>
                <w:bCs/>
                <w:lang w:eastAsia="es-PE"/>
              </w:rPr>
              <w:t>Cuestionario</w:t>
            </w:r>
          </w:p>
        </w:tc>
      </w:tr>
      <w:tr w:rsidR="00AE14EB" w:rsidRPr="00AE14EB" w14:paraId="16C81305" w14:textId="77777777" w:rsidTr="00BB58D8">
        <w:trPr>
          <w:trHeight w:val="226"/>
        </w:trPr>
        <w:tc>
          <w:tcPr>
            <w:tcW w:w="1134" w:type="dxa"/>
            <w:vAlign w:val="center"/>
          </w:tcPr>
          <w:p w14:paraId="4717592D" w14:textId="77777777" w:rsidR="002665A6" w:rsidRPr="00AE14EB" w:rsidRDefault="002665A6" w:rsidP="00584C4B">
            <w:pPr>
              <w:pBdr>
                <w:top w:val="nil"/>
                <w:left w:val="nil"/>
                <w:bottom w:val="nil"/>
                <w:right w:val="nil"/>
                <w:between w:val="nil"/>
              </w:pBdr>
              <w:ind w:right="-108"/>
              <w:jc w:val="center"/>
              <w:rPr>
                <w:rFonts w:asciiTheme="minorHAnsi" w:hAnsiTheme="minorHAnsi" w:cstheme="minorHAnsi"/>
                <w:bCs/>
                <w:lang w:eastAsia="es-PE"/>
              </w:rPr>
            </w:pPr>
            <w:r w:rsidRPr="00AE14EB">
              <w:rPr>
                <w:rFonts w:asciiTheme="minorHAnsi" w:hAnsiTheme="minorHAnsi" w:cstheme="minorHAnsi"/>
                <w:bCs/>
                <w:lang w:eastAsia="es-PE"/>
              </w:rPr>
              <w:t>II</w:t>
            </w:r>
          </w:p>
        </w:tc>
        <w:tc>
          <w:tcPr>
            <w:tcW w:w="4394" w:type="dxa"/>
            <w:vAlign w:val="center"/>
          </w:tcPr>
          <w:p w14:paraId="65C4FE45" w14:textId="77777777" w:rsidR="002665A6" w:rsidRPr="00AE14EB" w:rsidRDefault="002665A6" w:rsidP="00584C4B">
            <w:pPr>
              <w:pBdr>
                <w:top w:val="nil"/>
                <w:left w:val="nil"/>
                <w:bottom w:val="nil"/>
                <w:right w:val="nil"/>
                <w:between w:val="nil"/>
              </w:pBdr>
              <w:ind w:right="-107"/>
              <w:jc w:val="both"/>
              <w:rPr>
                <w:rFonts w:asciiTheme="minorHAnsi" w:hAnsiTheme="minorHAnsi" w:cstheme="minorHAnsi"/>
                <w:bCs/>
                <w:lang w:eastAsia="es-PE"/>
              </w:rPr>
            </w:pPr>
            <w:r w:rsidRPr="00AE14EB">
              <w:rPr>
                <w:rFonts w:asciiTheme="minorHAnsi" w:hAnsiTheme="minorHAnsi" w:cstheme="minorHAnsi"/>
                <w:bCs/>
                <w:lang w:eastAsia="es-PE"/>
              </w:rPr>
              <w:t xml:space="preserve">Prueba con desarrollo (evaluación) </w:t>
            </w:r>
          </w:p>
        </w:tc>
        <w:tc>
          <w:tcPr>
            <w:tcW w:w="709" w:type="dxa"/>
            <w:vAlign w:val="center"/>
          </w:tcPr>
          <w:p w14:paraId="515B7E9F" w14:textId="43D5C832" w:rsidR="002665A6" w:rsidRPr="00AE14EB" w:rsidRDefault="00961555" w:rsidP="00A64DCD">
            <w:pPr>
              <w:pBdr>
                <w:top w:val="nil"/>
                <w:left w:val="nil"/>
                <w:bottom w:val="nil"/>
                <w:right w:val="nil"/>
                <w:between w:val="nil"/>
              </w:pBdr>
              <w:tabs>
                <w:tab w:val="left" w:pos="0"/>
              </w:tabs>
              <w:ind w:left="32" w:right="-103" w:hanging="32"/>
              <w:jc w:val="center"/>
              <w:rPr>
                <w:rFonts w:asciiTheme="minorHAnsi" w:hAnsiTheme="minorHAnsi" w:cstheme="minorHAnsi"/>
                <w:bCs/>
                <w:lang w:eastAsia="es-PE"/>
              </w:rPr>
            </w:pPr>
            <w:r w:rsidRPr="00AE14EB">
              <w:rPr>
                <w:rFonts w:asciiTheme="minorHAnsi" w:hAnsiTheme="minorHAnsi" w:cstheme="minorHAnsi"/>
                <w:bCs/>
                <w:lang w:eastAsia="es-PE"/>
              </w:rPr>
              <w:t>E</w:t>
            </w:r>
            <w:r w:rsidR="002665A6" w:rsidRPr="00AE14EB">
              <w:rPr>
                <w:rFonts w:asciiTheme="minorHAnsi" w:hAnsiTheme="minorHAnsi" w:cstheme="minorHAnsi"/>
                <w:bCs/>
                <w:vertAlign w:val="subscript"/>
                <w:lang w:eastAsia="es-PE"/>
              </w:rPr>
              <w:t>2</w:t>
            </w:r>
          </w:p>
        </w:tc>
        <w:tc>
          <w:tcPr>
            <w:tcW w:w="728" w:type="dxa"/>
            <w:vAlign w:val="center"/>
          </w:tcPr>
          <w:p w14:paraId="3E1586A2" w14:textId="77777777" w:rsidR="002665A6" w:rsidRPr="00AE14EB" w:rsidRDefault="002665A6" w:rsidP="00A64DCD">
            <w:pPr>
              <w:pBdr>
                <w:top w:val="nil"/>
                <w:left w:val="nil"/>
                <w:bottom w:val="nil"/>
                <w:right w:val="nil"/>
                <w:between w:val="nil"/>
              </w:pBdr>
              <w:jc w:val="right"/>
              <w:rPr>
                <w:rFonts w:asciiTheme="minorHAnsi" w:hAnsiTheme="minorHAnsi" w:cstheme="minorHAnsi"/>
                <w:bCs/>
                <w:lang w:eastAsia="es-PE"/>
              </w:rPr>
            </w:pPr>
            <w:r w:rsidRPr="00AE14EB">
              <w:rPr>
                <w:rFonts w:asciiTheme="minorHAnsi" w:hAnsiTheme="minorHAnsi" w:cstheme="minorHAnsi"/>
                <w:bCs/>
                <w:lang w:eastAsia="es-PE"/>
              </w:rPr>
              <w:t>0.25</w:t>
            </w:r>
          </w:p>
        </w:tc>
        <w:tc>
          <w:tcPr>
            <w:tcW w:w="1757" w:type="dxa"/>
          </w:tcPr>
          <w:p w14:paraId="5ADACBC4" w14:textId="77777777" w:rsidR="002665A6" w:rsidRPr="00AE14EB" w:rsidRDefault="002665A6" w:rsidP="00A64DCD">
            <w:pPr>
              <w:pBdr>
                <w:top w:val="nil"/>
                <w:left w:val="nil"/>
                <w:bottom w:val="nil"/>
                <w:right w:val="nil"/>
                <w:between w:val="nil"/>
              </w:pBdr>
              <w:ind w:left="20" w:right="-104"/>
              <w:rPr>
                <w:rFonts w:asciiTheme="minorHAnsi" w:hAnsiTheme="minorHAnsi" w:cstheme="minorHAnsi"/>
                <w:bCs/>
                <w:lang w:eastAsia="es-PE"/>
              </w:rPr>
            </w:pPr>
            <w:r w:rsidRPr="00AE14EB">
              <w:rPr>
                <w:rFonts w:asciiTheme="minorHAnsi" w:hAnsiTheme="minorHAnsi" w:cstheme="minorHAnsi"/>
                <w:bCs/>
                <w:lang w:eastAsia="es-PE"/>
              </w:rPr>
              <w:t>Cuestionario</w:t>
            </w:r>
          </w:p>
        </w:tc>
      </w:tr>
      <w:tr w:rsidR="00AE14EB" w:rsidRPr="00AE14EB" w14:paraId="15C868ED" w14:textId="77777777" w:rsidTr="00BB58D8">
        <w:trPr>
          <w:trHeight w:val="226"/>
        </w:trPr>
        <w:tc>
          <w:tcPr>
            <w:tcW w:w="1134" w:type="dxa"/>
            <w:vAlign w:val="center"/>
          </w:tcPr>
          <w:p w14:paraId="148E611D" w14:textId="77777777" w:rsidR="002665A6" w:rsidRPr="00AE14EB" w:rsidRDefault="002665A6" w:rsidP="00584C4B">
            <w:pPr>
              <w:pBdr>
                <w:top w:val="nil"/>
                <w:left w:val="nil"/>
                <w:bottom w:val="nil"/>
                <w:right w:val="nil"/>
                <w:between w:val="nil"/>
              </w:pBdr>
              <w:ind w:right="-108"/>
              <w:jc w:val="center"/>
              <w:rPr>
                <w:rFonts w:asciiTheme="minorHAnsi" w:hAnsiTheme="minorHAnsi" w:cstheme="minorHAnsi"/>
                <w:bCs/>
                <w:lang w:eastAsia="es-PE"/>
              </w:rPr>
            </w:pPr>
            <w:r w:rsidRPr="00AE14EB">
              <w:rPr>
                <w:rFonts w:asciiTheme="minorHAnsi" w:hAnsiTheme="minorHAnsi" w:cstheme="minorHAnsi"/>
                <w:bCs/>
                <w:lang w:eastAsia="es-PE"/>
              </w:rPr>
              <w:t>III</w:t>
            </w:r>
          </w:p>
        </w:tc>
        <w:tc>
          <w:tcPr>
            <w:tcW w:w="4394" w:type="dxa"/>
            <w:vAlign w:val="center"/>
          </w:tcPr>
          <w:p w14:paraId="35305526" w14:textId="77777777" w:rsidR="002665A6" w:rsidRPr="00AE14EB" w:rsidRDefault="002665A6" w:rsidP="00584C4B">
            <w:pPr>
              <w:pBdr>
                <w:top w:val="nil"/>
                <w:left w:val="nil"/>
                <w:bottom w:val="nil"/>
                <w:right w:val="nil"/>
                <w:between w:val="nil"/>
              </w:pBdr>
              <w:ind w:right="-253"/>
              <w:jc w:val="both"/>
              <w:rPr>
                <w:rFonts w:asciiTheme="minorHAnsi" w:hAnsiTheme="minorHAnsi" w:cstheme="minorHAnsi"/>
                <w:bCs/>
                <w:lang w:eastAsia="es-PE"/>
              </w:rPr>
            </w:pPr>
            <w:r w:rsidRPr="00AE14EB">
              <w:rPr>
                <w:rFonts w:asciiTheme="minorHAnsi" w:hAnsiTheme="minorHAnsi" w:cstheme="minorHAnsi"/>
                <w:bCs/>
                <w:lang w:eastAsia="es-PE"/>
              </w:rPr>
              <w:t>Prueba con desarrollo (evaluación)</w:t>
            </w:r>
          </w:p>
        </w:tc>
        <w:tc>
          <w:tcPr>
            <w:tcW w:w="709" w:type="dxa"/>
            <w:vAlign w:val="center"/>
          </w:tcPr>
          <w:p w14:paraId="1A3F74D0" w14:textId="45B83B66" w:rsidR="002665A6" w:rsidRPr="00AE14EB" w:rsidRDefault="00961555" w:rsidP="00A64DCD">
            <w:pPr>
              <w:pBdr>
                <w:top w:val="nil"/>
                <w:left w:val="nil"/>
                <w:bottom w:val="nil"/>
                <w:right w:val="nil"/>
                <w:between w:val="nil"/>
              </w:pBdr>
              <w:ind w:right="-107"/>
              <w:jc w:val="center"/>
              <w:rPr>
                <w:rFonts w:asciiTheme="minorHAnsi" w:hAnsiTheme="minorHAnsi" w:cstheme="minorHAnsi"/>
                <w:bCs/>
                <w:vertAlign w:val="subscript"/>
                <w:lang w:eastAsia="es-PE"/>
              </w:rPr>
            </w:pPr>
            <w:r w:rsidRPr="00AE14EB">
              <w:rPr>
                <w:rFonts w:asciiTheme="minorHAnsi" w:hAnsiTheme="minorHAnsi" w:cstheme="minorHAnsi"/>
                <w:bCs/>
                <w:lang w:eastAsia="es-PE"/>
              </w:rPr>
              <w:t>E</w:t>
            </w:r>
            <w:r w:rsidR="002665A6" w:rsidRPr="00AE14EB">
              <w:rPr>
                <w:rFonts w:asciiTheme="minorHAnsi" w:hAnsiTheme="minorHAnsi" w:cstheme="minorHAnsi"/>
                <w:bCs/>
                <w:vertAlign w:val="subscript"/>
                <w:lang w:eastAsia="es-PE"/>
              </w:rPr>
              <w:t>3</w:t>
            </w:r>
          </w:p>
        </w:tc>
        <w:tc>
          <w:tcPr>
            <w:tcW w:w="728" w:type="dxa"/>
            <w:vAlign w:val="center"/>
          </w:tcPr>
          <w:p w14:paraId="0F711985" w14:textId="77777777" w:rsidR="002665A6" w:rsidRPr="00AE14EB" w:rsidRDefault="002665A6" w:rsidP="00A64DCD">
            <w:pPr>
              <w:pBdr>
                <w:top w:val="nil"/>
                <w:left w:val="nil"/>
                <w:bottom w:val="nil"/>
                <w:right w:val="nil"/>
                <w:between w:val="nil"/>
              </w:pBdr>
              <w:ind w:right="-104"/>
              <w:jc w:val="center"/>
              <w:rPr>
                <w:rFonts w:asciiTheme="minorHAnsi" w:hAnsiTheme="minorHAnsi" w:cstheme="minorHAnsi"/>
                <w:bCs/>
                <w:lang w:eastAsia="es-PE"/>
              </w:rPr>
            </w:pPr>
            <w:r w:rsidRPr="00AE14EB">
              <w:rPr>
                <w:rFonts w:asciiTheme="minorHAnsi" w:hAnsiTheme="minorHAnsi" w:cstheme="minorHAnsi"/>
                <w:bCs/>
                <w:lang w:eastAsia="es-PE"/>
              </w:rPr>
              <w:t>0.20</w:t>
            </w:r>
          </w:p>
        </w:tc>
        <w:tc>
          <w:tcPr>
            <w:tcW w:w="1757" w:type="dxa"/>
          </w:tcPr>
          <w:p w14:paraId="00ECC183" w14:textId="77777777" w:rsidR="002665A6" w:rsidRPr="00AE14EB" w:rsidRDefault="002665A6" w:rsidP="00A64DCD">
            <w:pPr>
              <w:pBdr>
                <w:top w:val="nil"/>
                <w:left w:val="nil"/>
                <w:bottom w:val="nil"/>
                <w:right w:val="nil"/>
                <w:between w:val="nil"/>
              </w:pBdr>
              <w:rPr>
                <w:rFonts w:asciiTheme="minorHAnsi" w:hAnsiTheme="minorHAnsi" w:cstheme="minorHAnsi"/>
                <w:bCs/>
                <w:lang w:eastAsia="es-PE"/>
              </w:rPr>
            </w:pPr>
            <w:r w:rsidRPr="00AE14EB">
              <w:rPr>
                <w:rFonts w:asciiTheme="minorHAnsi" w:hAnsiTheme="minorHAnsi" w:cstheme="minorHAnsi"/>
                <w:bCs/>
                <w:lang w:eastAsia="es-PE"/>
              </w:rPr>
              <w:t>Cuestionario</w:t>
            </w:r>
          </w:p>
        </w:tc>
      </w:tr>
      <w:tr w:rsidR="00AE14EB" w:rsidRPr="00AE14EB" w14:paraId="0B1CB44F" w14:textId="77777777" w:rsidTr="00BB58D8">
        <w:trPr>
          <w:trHeight w:val="231"/>
        </w:trPr>
        <w:tc>
          <w:tcPr>
            <w:tcW w:w="1134" w:type="dxa"/>
            <w:vMerge w:val="restart"/>
            <w:vAlign w:val="center"/>
          </w:tcPr>
          <w:p w14:paraId="446E17A0" w14:textId="77777777" w:rsidR="002665A6" w:rsidRPr="00AE14EB" w:rsidRDefault="002665A6" w:rsidP="00584C4B">
            <w:pPr>
              <w:pBdr>
                <w:top w:val="nil"/>
                <w:left w:val="nil"/>
                <w:bottom w:val="nil"/>
                <w:right w:val="nil"/>
                <w:between w:val="nil"/>
              </w:pBdr>
              <w:jc w:val="center"/>
              <w:rPr>
                <w:rFonts w:asciiTheme="minorHAnsi" w:hAnsiTheme="minorHAnsi" w:cstheme="minorHAnsi"/>
                <w:bCs/>
                <w:lang w:eastAsia="es-PE"/>
              </w:rPr>
            </w:pPr>
            <w:r w:rsidRPr="00AE14EB">
              <w:rPr>
                <w:rFonts w:asciiTheme="minorHAnsi" w:hAnsiTheme="minorHAnsi" w:cstheme="minorHAnsi"/>
                <w:bCs/>
                <w:lang w:eastAsia="es-PE"/>
              </w:rPr>
              <w:t>IV</w:t>
            </w:r>
          </w:p>
        </w:tc>
        <w:tc>
          <w:tcPr>
            <w:tcW w:w="4394" w:type="dxa"/>
            <w:vAlign w:val="center"/>
          </w:tcPr>
          <w:p w14:paraId="4E8D3E10" w14:textId="77777777" w:rsidR="002665A6" w:rsidRPr="00AE14EB" w:rsidRDefault="002665A6" w:rsidP="00584C4B">
            <w:pPr>
              <w:pBdr>
                <w:top w:val="nil"/>
                <w:left w:val="nil"/>
                <w:bottom w:val="nil"/>
                <w:right w:val="nil"/>
                <w:between w:val="nil"/>
              </w:pBdr>
              <w:ind w:right="-111"/>
              <w:jc w:val="both"/>
              <w:rPr>
                <w:rFonts w:asciiTheme="minorHAnsi" w:hAnsiTheme="minorHAnsi" w:cstheme="minorHAnsi"/>
                <w:bCs/>
                <w:lang w:eastAsia="es-PE"/>
              </w:rPr>
            </w:pPr>
            <w:r w:rsidRPr="00AE14EB">
              <w:rPr>
                <w:rFonts w:asciiTheme="minorHAnsi" w:hAnsiTheme="minorHAnsi" w:cstheme="minorHAnsi"/>
                <w:bCs/>
                <w:lang w:eastAsia="es-PE"/>
              </w:rPr>
              <w:t>Prueba con desarrollo (evaluación)</w:t>
            </w:r>
          </w:p>
        </w:tc>
        <w:tc>
          <w:tcPr>
            <w:tcW w:w="709" w:type="dxa"/>
            <w:vAlign w:val="center"/>
          </w:tcPr>
          <w:p w14:paraId="1B92C162" w14:textId="6666DE59" w:rsidR="002665A6" w:rsidRPr="00AE14EB" w:rsidRDefault="00961555" w:rsidP="00A64DCD">
            <w:pPr>
              <w:pBdr>
                <w:top w:val="nil"/>
                <w:left w:val="nil"/>
                <w:bottom w:val="nil"/>
                <w:right w:val="nil"/>
                <w:between w:val="nil"/>
              </w:pBdr>
              <w:ind w:right="-107"/>
              <w:jc w:val="center"/>
              <w:rPr>
                <w:rFonts w:asciiTheme="minorHAnsi" w:hAnsiTheme="minorHAnsi" w:cstheme="minorHAnsi"/>
                <w:bCs/>
                <w:vertAlign w:val="subscript"/>
                <w:lang w:eastAsia="es-PE"/>
              </w:rPr>
            </w:pPr>
            <w:r w:rsidRPr="00AE14EB">
              <w:rPr>
                <w:rFonts w:asciiTheme="minorHAnsi" w:hAnsiTheme="minorHAnsi" w:cstheme="minorHAnsi"/>
                <w:bCs/>
                <w:lang w:eastAsia="es-PE"/>
              </w:rPr>
              <w:t>E</w:t>
            </w:r>
            <w:r w:rsidR="002665A6" w:rsidRPr="00AE14EB">
              <w:rPr>
                <w:rFonts w:asciiTheme="minorHAnsi" w:hAnsiTheme="minorHAnsi" w:cstheme="minorHAnsi"/>
                <w:bCs/>
                <w:vertAlign w:val="subscript"/>
                <w:lang w:eastAsia="es-PE"/>
              </w:rPr>
              <w:t>4</w:t>
            </w:r>
          </w:p>
        </w:tc>
        <w:tc>
          <w:tcPr>
            <w:tcW w:w="728" w:type="dxa"/>
            <w:vAlign w:val="center"/>
          </w:tcPr>
          <w:p w14:paraId="681190B6" w14:textId="77777777" w:rsidR="002665A6" w:rsidRPr="00AE14EB" w:rsidRDefault="002665A6" w:rsidP="00A64DCD">
            <w:pPr>
              <w:pBdr>
                <w:top w:val="nil"/>
                <w:left w:val="nil"/>
                <w:bottom w:val="nil"/>
                <w:right w:val="nil"/>
                <w:between w:val="nil"/>
              </w:pBdr>
              <w:jc w:val="right"/>
              <w:rPr>
                <w:rFonts w:asciiTheme="minorHAnsi" w:hAnsiTheme="minorHAnsi" w:cstheme="minorHAnsi"/>
                <w:bCs/>
                <w:lang w:eastAsia="es-PE"/>
              </w:rPr>
            </w:pPr>
            <w:r w:rsidRPr="00AE14EB">
              <w:rPr>
                <w:rFonts w:asciiTheme="minorHAnsi" w:hAnsiTheme="minorHAnsi" w:cstheme="minorHAnsi"/>
                <w:bCs/>
                <w:lang w:eastAsia="es-PE"/>
              </w:rPr>
              <w:t>0.25</w:t>
            </w:r>
          </w:p>
        </w:tc>
        <w:tc>
          <w:tcPr>
            <w:tcW w:w="1757" w:type="dxa"/>
          </w:tcPr>
          <w:p w14:paraId="04E9743B" w14:textId="77777777" w:rsidR="002665A6" w:rsidRPr="00AE14EB" w:rsidRDefault="002665A6" w:rsidP="00A64DCD">
            <w:pPr>
              <w:pBdr>
                <w:top w:val="nil"/>
                <w:left w:val="nil"/>
                <w:bottom w:val="nil"/>
                <w:right w:val="nil"/>
                <w:between w:val="nil"/>
              </w:pBdr>
              <w:ind w:right="-104"/>
              <w:rPr>
                <w:rFonts w:asciiTheme="minorHAnsi" w:hAnsiTheme="minorHAnsi" w:cstheme="minorHAnsi"/>
                <w:bCs/>
                <w:lang w:eastAsia="es-PE"/>
              </w:rPr>
            </w:pPr>
            <w:r w:rsidRPr="00AE14EB">
              <w:rPr>
                <w:rFonts w:asciiTheme="minorHAnsi" w:hAnsiTheme="minorHAnsi" w:cstheme="minorHAnsi"/>
                <w:bCs/>
                <w:lang w:eastAsia="es-PE"/>
              </w:rPr>
              <w:t>Cuestionario</w:t>
            </w:r>
          </w:p>
        </w:tc>
      </w:tr>
      <w:tr w:rsidR="00AE14EB" w:rsidRPr="00AE14EB" w14:paraId="38A357FE" w14:textId="77777777" w:rsidTr="00BB58D8">
        <w:trPr>
          <w:trHeight w:val="172"/>
        </w:trPr>
        <w:tc>
          <w:tcPr>
            <w:tcW w:w="1134" w:type="dxa"/>
            <w:vMerge/>
            <w:vAlign w:val="center"/>
          </w:tcPr>
          <w:p w14:paraId="673DE901" w14:textId="77777777" w:rsidR="002665A6" w:rsidRPr="00AE14EB" w:rsidRDefault="002665A6" w:rsidP="00584C4B">
            <w:pPr>
              <w:pBdr>
                <w:top w:val="nil"/>
                <w:left w:val="nil"/>
                <w:bottom w:val="nil"/>
                <w:right w:val="nil"/>
                <w:between w:val="nil"/>
              </w:pBdr>
              <w:jc w:val="both"/>
              <w:rPr>
                <w:rFonts w:asciiTheme="minorHAnsi" w:hAnsiTheme="minorHAnsi" w:cstheme="minorHAnsi"/>
                <w:bCs/>
                <w:lang w:eastAsia="es-PE"/>
              </w:rPr>
            </w:pPr>
          </w:p>
        </w:tc>
        <w:tc>
          <w:tcPr>
            <w:tcW w:w="4394" w:type="dxa"/>
            <w:vAlign w:val="center"/>
          </w:tcPr>
          <w:p w14:paraId="4D20AEF1" w14:textId="77777777" w:rsidR="002665A6" w:rsidRPr="00AE14EB" w:rsidRDefault="002665A6" w:rsidP="00584C4B">
            <w:pPr>
              <w:pBdr>
                <w:top w:val="nil"/>
                <w:left w:val="nil"/>
                <w:bottom w:val="nil"/>
                <w:right w:val="nil"/>
                <w:between w:val="nil"/>
              </w:pBdr>
              <w:ind w:right="471"/>
              <w:jc w:val="both"/>
              <w:rPr>
                <w:rFonts w:asciiTheme="minorHAnsi" w:hAnsiTheme="minorHAnsi" w:cstheme="minorHAnsi"/>
                <w:bCs/>
                <w:lang w:eastAsia="es-PE"/>
              </w:rPr>
            </w:pPr>
            <w:r w:rsidRPr="00AE14EB">
              <w:rPr>
                <w:rFonts w:asciiTheme="minorHAnsi" w:hAnsiTheme="minorHAnsi" w:cstheme="minorHAnsi"/>
                <w:bCs/>
                <w:lang w:eastAsia="es-PE"/>
              </w:rPr>
              <w:t>Evaluación actitudinal</w:t>
            </w:r>
          </w:p>
        </w:tc>
        <w:tc>
          <w:tcPr>
            <w:tcW w:w="709" w:type="dxa"/>
            <w:vAlign w:val="center"/>
          </w:tcPr>
          <w:p w14:paraId="79E43CBF" w14:textId="77777777" w:rsidR="002665A6" w:rsidRPr="00AE14EB" w:rsidRDefault="002665A6" w:rsidP="00A64DCD">
            <w:pPr>
              <w:pBdr>
                <w:top w:val="nil"/>
                <w:left w:val="nil"/>
                <w:bottom w:val="nil"/>
                <w:right w:val="nil"/>
                <w:between w:val="nil"/>
              </w:pBdr>
              <w:ind w:right="-107"/>
              <w:jc w:val="center"/>
              <w:rPr>
                <w:rFonts w:asciiTheme="minorHAnsi" w:hAnsiTheme="minorHAnsi" w:cstheme="minorHAnsi"/>
                <w:bCs/>
                <w:vertAlign w:val="subscript"/>
                <w:lang w:eastAsia="es-PE"/>
              </w:rPr>
            </w:pPr>
            <w:r w:rsidRPr="00AE14EB">
              <w:rPr>
                <w:rFonts w:asciiTheme="minorHAnsi" w:hAnsiTheme="minorHAnsi" w:cstheme="minorHAnsi"/>
                <w:bCs/>
                <w:lang w:eastAsia="es-PE"/>
              </w:rPr>
              <w:t>EA</w:t>
            </w:r>
          </w:p>
        </w:tc>
        <w:tc>
          <w:tcPr>
            <w:tcW w:w="728" w:type="dxa"/>
            <w:vAlign w:val="center"/>
          </w:tcPr>
          <w:p w14:paraId="43FB6C7D" w14:textId="77777777" w:rsidR="002665A6" w:rsidRPr="00AE14EB" w:rsidRDefault="002665A6" w:rsidP="00A64DCD">
            <w:pPr>
              <w:pBdr>
                <w:top w:val="nil"/>
                <w:left w:val="nil"/>
                <w:bottom w:val="nil"/>
                <w:right w:val="nil"/>
                <w:between w:val="nil"/>
              </w:pBdr>
              <w:jc w:val="right"/>
              <w:rPr>
                <w:rFonts w:asciiTheme="minorHAnsi" w:hAnsiTheme="minorHAnsi" w:cstheme="minorHAnsi"/>
                <w:bCs/>
                <w:lang w:eastAsia="es-PE"/>
              </w:rPr>
            </w:pPr>
            <w:r w:rsidRPr="00AE14EB">
              <w:rPr>
                <w:rFonts w:asciiTheme="minorHAnsi" w:hAnsiTheme="minorHAnsi" w:cstheme="minorHAnsi"/>
                <w:bCs/>
                <w:lang w:eastAsia="es-PE"/>
              </w:rPr>
              <w:t>0.10</w:t>
            </w:r>
          </w:p>
        </w:tc>
        <w:tc>
          <w:tcPr>
            <w:tcW w:w="1757" w:type="dxa"/>
          </w:tcPr>
          <w:p w14:paraId="1F7DD00D" w14:textId="77777777" w:rsidR="002665A6" w:rsidRPr="00AE14EB" w:rsidRDefault="002665A6" w:rsidP="00A64DCD">
            <w:pPr>
              <w:pBdr>
                <w:top w:val="nil"/>
                <w:left w:val="nil"/>
                <w:bottom w:val="nil"/>
                <w:right w:val="nil"/>
                <w:between w:val="nil"/>
              </w:pBdr>
              <w:ind w:left="-111" w:right="-104" w:firstLine="111"/>
              <w:rPr>
                <w:rFonts w:asciiTheme="minorHAnsi" w:hAnsiTheme="minorHAnsi" w:cstheme="minorHAnsi"/>
                <w:bCs/>
                <w:lang w:eastAsia="es-PE"/>
              </w:rPr>
            </w:pPr>
            <w:r w:rsidRPr="00AE14EB">
              <w:rPr>
                <w:rFonts w:asciiTheme="minorHAnsi" w:hAnsiTheme="minorHAnsi" w:cstheme="minorHAnsi"/>
                <w:bCs/>
                <w:lang w:eastAsia="es-PE"/>
              </w:rPr>
              <w:t>Rúbrica</w:t>
            </w:r>
          </w:p>
        </w:tc>
      </w:tr>
      <w:tr w:rsidR="002665A6" w:rsidRPr="00AE14EB" w14:paraId="5D9D7EC1" w14:textId="77777777" w:rsidTr="00BB58D8">
        <w:trPr>
          <w:trHeight w:val="331"/>
        </w:trPr>
        <w:tc>
          <w:tcPr>
            <w:tcW w:w="6237" w:type="dxa"/>
            <w:gridSpan w:val="3"/>
            <w:vAlign w:val="center"/>
          </w:tcPr>
          <w:p w14:paraId="6D7379DF" w14:textId="77777777" w:rsidR="002665A6" w:rsidRPr="00AE14EB" w:rsidRDefault="002665A6" w:rsidP="00584C4B">
            <w:pPr>
              <w:pBdr>
                <w:top w:val="nil"/>
                <w:left w:val="nil"/>
                <w:bottom w:val="nil"/>
                <w:right w:val="nil"/>
                <w:between w:val="nil"/>
              </w:pBdr>
              <w:ind w:right="471"/>
              <w:jc w:val="center"/>
              <w:rPr>
                <w:rFonts w:asciiTheme="minorHAnsi" w:hAnsiTheme="minorHAnsi" w:cstheme="minorHAnsi"/>
                <w:bCs/>
                <w:lang w:eastAsia="es-PE"/>
              </w:rPr>
            </w:pPr>
            <w:r w:rsidRPr="00AE14EB">
              <w:rPr>
                <w:rFonts w:asciiTheme="minorHAnsi" w:hAnsiTheme="minorHAnsi" w:cstheme="minorHAnsi"/>
                <w:bCs/>
                <w:lang w:eastAsia="es-PE"/>
              </w:rPr>
              <w:t>TOTAL</w:t>
            </w:r>
          </w:p>
        </w:tc>
        <w:tc>
          <w:tcPr>
            <w:tcW w:w="728" w:type="dxa"/>
            <w:vAlign w:val="center"/>
          </w:tcPr>
          <w:p w14:paraId="02174E9C" w14:textId="77777777" w:rsidR="002665A6" w:rsidRPr="00AE14EB" w:rsidRDefault="002665A6" w:rsidP="00A64DCD">
            <w:pPr>
              <w:pBdr>
                <w:top w:val="nil"/>
                <w:left w:val="nil"/>
                <w:bottom w:val="nil"/>
                <w:right w:val="nil"/>
                <w:between w:val="nil"/>
              </w:pBdr>
              <w:ind w:right="-104"/>
              <w:jc w:val="center"/>
              <w:rPr>
                <w:rFonts w:asciiTheme="minorHAnsi" w:hAnsiTheme="minorHAnsi" w:cstheme="minorHAnsi"/>
                <w:bCs/>
                <w:lang w:eastAsia="es-PE"/>
              </w:rPr>
            </w:pPr>
            <w:r w:rsidRPr="00AE14EB">
              <w:rPr>
                <w:rFonts w:asciiTheme="minorHAnsi" w:hAnsiTheme="minorHAnsi" w:cstheme="minorHAnsi"/>
                <w:bCs/>
                <w:lang w:eastAsia="es-PE"/>
              </w:rPr>
              <w:t>1.00</w:t>
            </w:r>
          </w:p>
        </w:tc>
        <w:tc>
          <w:tcPr>
            <w:tcW w:w="1757" w:type="dxa"/>
          </w:tcPr>
          <w:p w14:paraId="532F6E0B" w14:textId="77777777" w:rsidR="002665A6" w:rsidRPr="00AE14EB" w:rsidRDefault="002665A6" w:rsidP="00584C4B">
            <w:pPr>
              <w:pBdr>
                <w:top w:val="nil"/>
                <w:left w:val="nil"/>
                <w:bottom w:val="nil"/>
                <w:right w:val="nil"/>
                <w:between w:val="nil"/>
              </w:pBdr>
              <w:ind w:right="471"/>
              <w:jc w:val="both"/>
              <w:rPr>
                <w:rFonts w:asciiTheme="minorHAnsi" w:hAnsiTheme="minorHAnsi" w:cstheme="minorHAnsi"/>
                <w:bCs/>
                <w:lang w:eastAsia="es-PE"/>
              </w:rPr>
            </w:pPr>
          </w:p>
        </w:tc>
      </w:tr>
    </w:tbl>
    <w:p w14:paraId="70B31435" w14:textId="77777777" w:rsidR="002A43D3" w:rsidRPr="00AE14EB" w:rsidRDefault="002A43D3" w:rsidP="00584C4B">
      <w:pPr>
        <w:pStyle w:val="Textoindependiente"/>
        <w:spacing w:before="9"/>
        <w:rPr>
          <w:rFonts w:asciiTheme="minorHAnsi" w:hAnsiTheme="minorHAnsi" w:cstheme="minorHAnsi"/>
          <w:sz w:val="22"/>
          <w:szCs w:val="22"/>
        </w:rPr>
      </w:pPr>
    </w:p>
    <w:p w14:paraId="211B2C51" w14:textId="372FCFA6" w:rsidR="002A43D3" w:rsidRPr="00AE14EB" w:rsidRDefault="00762CE3" w:rsidP="00A22618">
      <w:pPr>
        <w:ind w:firstLine="708"/>
        <w:jc w:val="both"/>
        <w:rPr>
          <w:rFonts w:asciiTheme="minorHAnsi" w:hAnsiTheme="minorHAnsi" w:cstheme="minorHAnsi"/>
          <w:b/>
        </w:rPr>
      </w:pPr>
      <w:r w:rsidRPr="00AE14EB">
        <w:rPr>
          <w:rFonts w:asciiTheme="minorHAnsi" w:hAnsiTheme="minorHAnsi" w:cstheme="minorHAnsi"/>
          <w:b/>
        </w:rPr>
        <w:t>FÓRMULA</w:t>
      </w:r>
      <w:r w:rsidRPr="00AE14EB">
        <w:rPr>
          <w:rFonts w:asciiTheme="minorHAnsi" w:hAnsiTheme="minorHAnsi" w:cstheme="minorHAnsi"/>
          <w:b/>
          <w:spacing w:val="-2"/>
        </w:rPr>
        <w:t xml:space="preserve"> </w:t>
      </w:r>
      <w:r w:rsidRPr="00AE14EB">
        <w:rPr>
          <w:rFonts w:asciiTheme="minorHAnsi" w:hAnsiTheme="minorHAnsi" w:cstheme="minorHAnsi"/>
          <w:b/>
        </w:rPr>
        <w:t>PARA</w:t>
      </w:r>
      <w:r w:rsidRPr="00AE14EB">
        <w:rPr>
          <w:rFonts w:asciiTheme="minorHAnsi" w:hAnsiTheme="minorHAnsi" w:cstheme="minorHAnsi"/>
          <w:b/>
          <w:spacing w:val="-2"/>
        </w:rPr>
        <w:t xml:space="preserve"> </w:t>
      </w:r>
      <w:r w:rsidRPr="00AE14EB">
        <w:rPr>
          <w:rFonts w:asciiTheme="minorHAnsi" w:hAnsiTheme="minorHAnsi" w:cstheme="minorHAnsi"/>
          <w:b/>
        </w:rPr>
        <w:t>LA</w:t>
      </w:r>
      <w:r w:rsidRPr="00AE14EB">
        <w:rPr>
          <w:rFonts w:asciiTheme="minorHAnsi" w:hAnsiTheme="minorHAnsi" w:cstheme="minorHAnsi"/>
          <w:b/>
          <w:spacing w:val="-1"/>
        </w:rPr>
        <w:t xml:space="preserve"> </w:t>
      </w:r>
      <w:r w:rsidRPr="00AE14EB">
        <w:rPr>
          <w:rFonts w:asciiTheme="minorHAnsi" w:hAnsiTheme="minorHAnsi" w:cstheme="minorHAnsi"/>
          <w:b/>
        </w:rPr>
        <w:t>OBTENCIÓN</w:t>
      </w:r>
      <w:r w:rsidRPr="00AE14EB">
        <w:rPr>
          <w:rFonts w:asciiTheme="minorHAnsi" w:hAnsiTheme="minorHAnsi" w:cstheme="minorHAnsi"/>
          <w:b/>
          <w:spacing w:val="-3"/>
        </w:rPr>
        <w:t xml:space="preserve"> </w:t>
      </w:r>
      <w:r w:rsidRPr="00AE14EB">
        <w:rPr>
          <w:rFonts w:asciiTheme="minorHAnsi" w:hAnsiTheme="minorHAnsi" w:cstheme="minorHAnsi"/>
          <w:b/>
        </w:rPr>
        <w:t>DE</w:t>
      </w:r>
      <w:r w:rsidRPr="00AE14EB">
        <w:rPr>
          <w:rFonts w:asciiTheme="minorHAnsi" w:hAnsiTheme="minorHAnsi" w:cstheme="minorHAnsi"/>
          <w:b/>
          <w:spacing w:val="-1"/>
        </w:rPr>
        <w:t xml:space="preserve"> </w:t>
      </w:r>
      <w:r w:rsidRPr="00AE14EB">
        <w:rPr>
          <w:rFonts w:asciiTheme="minorHAnsi" w:hAnsiTheme="minorHAnsi" w:cstheme="minorHAnsi"/>
          <w:b/>
        </w:rPr>
        <w:t>LA</w:t>
      </w:r>
      <w:r w:rsidRPr="00AE14EB">
        <w:rPr>
          <w:rFonts w:asciiTheme="minorHAnsi" w:hAnsiTheme="minorHAnsi" w:cstheme="minorHAnsi"/>
          <w:b/>
          <w:spacing w:val="-2"/>
        </w:rPr>
        <w:t xml:space="preserve"> </w:t>
      </w:r>
      <w:r w:rsidRPr="00AE14EB">
        <w:rPr>
          <w:rFonts w:asciiTheme="minorHAnsi" w:hAnsiTheme="minorHAnsi" w:cstheme="minorHAnsi"/>
          <w:b/>
        </w:rPr>
        <w:t>NOTA</w:t>
      </w:r>
      <w:r w:rsidRPr="00AE14EB">
        <w:rPr>
          <w:rFonts w:asciiTheme="minorHAnsi" w:hAnsiTheme="minorHAnsi" w:cstheme="minorHAnsi"/>
          <w:b/>
          <w:spacing w:val="-1"/>
        </w:rPr>
        <w:t xml:space="preserve"> </w:t>
      </w:r>
      <w:r w:rsidRPr="00AE14EB">
        <w:rPr>
          <w:rFonts w:asciiTheme="minorHAnsi" w:hAnsiTheme="minorHAnsi" w:cstheme="minorHAnsi"/>
          <w:b/>
          <w:spacing w:val="-2"/>
        </w:rPr>
        <w:t>FINAL:</w:t>
      </w:r>
    </w:p>
    <w:p w14:paraId="03A58B6E" w14:textId="1286F806" w:rsidR="002665A6" w:rsidRPr="00AE14EB" w:rsidRDefault="002665A6" w:rsidP="00584C4B">
      <w:pPr>
        <w:ind w:left="708" w:right="3"/>
        <w:jc w:val="center"/>
        <w:rPr>
          <w:rFonts w:asciiTheme="minorHAnsi" w:hAnsiTheme="minorHAnsi" w:cstheme="minorHAnsi"/>
          <w:b/>
          <w:lang w:val="es-PE" w:eastAsia="es-PE"/>
        </w:rPr>
      </w:pPr>
      <w:r w:rsidRPr="00AE14EB">
        <w:rPr>
          <w:rFonts w:asciiTheme="minorHAnsi" w:hAnsiTheme="minorHAnsi" w:cstheme="minorHAnsi"/>
          <w:b/>
          <w:lang w:val="es-PE" w:eastAsia="es-PE"/>
        </w:rPr>
        <w:t xml:space="preserve">NF=  0.20 </w:t>
      </w:r>
      <w:r w:rsidR="00961555" w:rsidRPr="00AE14EB">
        <w:rPr>
          <w:rFonts w:asciiTheme="minorHAnsi" w:hAnsiTheme="minorHAnsi" w:cstheme="minorHAnsi"/>
          <w:b/>
          <w:lang w:val="es-PE" w:eastAsia="es-PE"/>
        </w:rPr>
        <w:t>E</w:t>
      </w:r>
      <w:r w:rsidRPr="00AE14EB">
        <w:rPr>
          <w:rFonts w:asciiTheme="minorHAnsi" w:hAnsiTheme="minorHAnsi" w:cstheme="minorHAnsi"/>
          <w:b/>
          <w:vertAlign w:val="subscript"/>
          <w:lang w:val="es-PE" w:eastAsia="es-PE"/>
        </w:rPr>
        <w:t xml:space="preserve">1 </w:t>
      </w:r>
      <w:r w:rsidRPr="00AE14EB">
        <w:rPr>
          <w:rFonts w:asciiTheme="minorHAnsi" w:hAnsiTheme="minorHAnsi" w:cstheme="minorHAnsi"/>
          <w:b/>
          <w:lang w:val="es-PE" w:eastAsia="es-PE"/>
        </w:rPr>
        <w:t xml:space="preserve">+ 0.25 </w:t>
      </w:r>
      <w:r w:rsidR="00961555" w:rsidRPr="00AE14EB">
        <w:rPr>
          <w:rFonts w:asciiTheme="minorHAnsi" w:hAnsiTheme="minorHAnsi" w:cstheme="minorHAnsi"/>
          <w:b/>
          <w:lang w:val="es-PE" w:eastAsia="es-PE"/>
        </w:rPr>
        <w:t>E</w:t>
      </w:r>
      <w:r w:rsidRPr="00AE14EB">
        <w:rPr>
          <w:rFonts w:asciiTheme="minorHAnsi" w:hAnsiTheme="minorHAnsi" w:cstheme="minorHAnsi"/>
          <w:b/>
          <w:vertAlign w:val="subscript"/>
          <w:lang w:val="es-PE" w:eastAsia="es-PE"/>
        </w:rPr>
        <w:t xml:space="preserve">2 </w:t>
      </w:r>
      <w:r w:rsidRPr="00AE14EB">
        <w:rPr>
          <w:rFonts w:asciiTheme="minorHAnsi" w:hAnsiTheme="minorHAnsi" w:cstheme="minorHAnsi"/>
          <w:b/>
          <w:lang w:val="es-PE" w:eastAsia="es-PE"/>
        </w:rPr>
        <w:t xml:space="preserve">+ 0.20 </w:t>
      </w:r>
      <w:r w:rsidR="00961555" w:rsidRPr="00AE14EB">
        <w:rPr>
          <w:rFonts w:asciiTheme="minorHAnsi" w:hAnsiTheme="minorHAnsi" w:cstheme="minorHAnsi"/>
          <w:b/>
          <w:lang w:val="es-PE" w:eastAsia="es-PE"/>
        </w:rPr>
        <w:t>E</w:t>
      </w:r>
      <w:r w:rsidRPr="00AE14EB">
        <w:rPr>
          <w:rFonts w:asciiTheme="minorHAnsi" w:hAnsiTheme="minorHAnsi" w:cstheme="minorHAnsi"/>
          <w:b/>
          <w:vertAlign w:val="subscript"/>
          <w:lang w:val="es-PE" w:eastAsia="es-PE"/>
        </w:rPr>
        <w:t>3</w:t>
      </w:r>
      <w:r w:rsidRPr="00AE14EB">
        <w:rPr>
          <w:rFonts w:asciiTheme="minorHAnsi" w:hAnsiTheme="minorHAnsi" w:cstheme="minorHAnsi"/>
          <w:b/>
          <w:lang w:val="es-PE" w:eastAsia="es-PE"/>
        </w:rPr>
        <w:t xml:space="preserve"> + 0.25 </w:t>
      </w:r>
      <w:r w:rsidR="00961555" w:rsidRPr="00AE14EB">
        <w:rPr>
          <w:rFonts w:asciiTheme="minorHAnsi" w:hAnsiTheme="minorHAnsi" w:cstheme="minorHAnsi"/>
          <w:b/>
          <w:lang w:val="es-PE" w:eastAsia="es-PE"/>
        </w:rPr>
        <w:t>E</w:t>
      </w:r>
      <w:r w:rsidRPr="00AE14EB">
        <w:rPr>
          <w:rFonts w:asciiTheme="minorHAnsi" w:hAnsiTheme="minorHAnsi" w:cstheme="minorHAnsi"/>
          <w:b/>
          <w:vertAlign w:val="subscript"/>
          <w:lang w:val="es-PE" w:eastAsia="es-PE"/>
        </w:rPr>
        <w:t>4</w:t>
      </w:r>
      <w:r w:rsidRPr="00AE14EB">
        <w:rPr>
          <w:rFonts w:asciiTheme="minorHAnsi" w:hAnsiTheme="minorHAnsi" w:cstheme="minorHAnsi"/>
          <w:b/>
          <w:lang w:val="es-PE" w:eastAsia="es-PE"/>
        </w:rPr>
        <w:t xml:space="preserve"> + 0.10 EA</w:t>
      </w:r>
    </w:p>
    <w:p w14:paraId="15EE51F8" w14:textId="77777777" w:rsidR="002665A6" w:rsidRPr="00AE14EB" w:rsidRDefault="002665A6" w:rsidP="00A64DCD">
      <w:pPr>
        <w:tabs>
          <w:tab w:val="left" w:pos="567"/>
          <w:tab w:val="left" w:pos="1134"/>
        </w:tabs>
        <w:ind w:left="708" w:right="471"/>
        <w:jc w:val="both"/>
        <w:rPr>
          <w:rFonts w:asciiTheme="minorHAnsi" w:hAnsiTheme="minorHAnsi" w:cstheme="minorHAnsi"/>
          <w:b/>
        </w:rPr>
      </w:pPr>
      <w:r w:rsidRPr="00AE14EB">
        <w:rPr>
          <w:rFonts w:asciiTheme="minorHAnsi" w:hAnsiTheme="minorHAnsi" w:cstheme="minorHAnsi"/>
          <w:b/>
        </w:rPr>
        <w:t>REQUISITOS PARA APROBAR LA ASIGNATURA</w:t>
      </w:r>
    </w:p>
    <w:p w14:paraId="72CB671E" w14:textId="77777777" w:rsidR="002665A6" w:rsidRPr="00AE14EB" w:rsidRDefault="002665A6" w:rsidP="00A64DCD">
      <w:pPr>
        <w:tabs>
          <w:tab w:val="left" w:pos="1134"/>
        </w:tabs>
        <w:ind w:left="708" w:right="3"/>
        <w:jc w:val="both"/>
        <w:rPr>
          <w:rFonts w:asciiTheme="minorHAnsi" w:hAnsiTheme="minorHAnsi" w:cstheme="minorHAnsi"/>
          <w:bCs/>
          <w:lang w:eastAsia="es-PE"/>
        </w:rPr>
      </w:pPr>
      <w:r w:rsidRPr="00AE14EB">
        <w:rPr>
          <w:rFonts w:asciiTheme="minorHAnsi" w:hAnsiTheme="minorHAnsi" w:cstheme="minorHAnsi"/>
          <w:bCs/>
          <w:lang w:eastAsia="es-PE"/>
        </w:rPr>
        <w:t>De acuerdo Reglamento General de Estudios de la Universidad Nacional del Callao, se tendrá a consideración lo siguiente:</w:t>
      </w:r>
    </w:p>
    <w:p w14:paraId="003FCEF2" w14:textId="77777777" w:rsidR="002665A6" w:rsidRPr="00AE14EB" w:rsidRDefault="002665A6" w:rsidP="00A64DCD">
      <w:pPr>
        <w:pStyle w:val="Prrafodelista"/>
        <w:widowControl/>
        <w:numPr>
          <w:ilvl w:val="0"/>
          <w:numId w:val="26"/>
        </w:numPr>
        <w:tabs>
          <w:tab w:val="left" w:pos="851"/>
        </w:tabs>
        <w:autoSpaceDE/>
        <w:autoSpaceDN/>
        <w:ind w:left="993" w:right="471" w:hanging="153"/>
        <w:jc w:val="both"/>
        <w:rPr>
          <w:rFonts w:asciiTheme="minorHAnsi" w:hAnsiTheme="minorHAnsi" w:cstheme="minorHAnsi"/>
          <w:bCs/>
          <w:lang w:eastAsia="es-PE"/>
        </w:rPr>
      </w:pPr>
      <w:r w:rsidRPr="00AE14EB">
        <w:rPr>
          <w:rFonts w:asciiTheme="minorHAnsi" w:hAnsiTheme="minorHAnsi" w:cstheme="minorHAnsi"/>
          <w:bCs/>
          <w:lang w:eastAsia="es-PE"/>
        </w:rPr>
        <w:t>Participación en todas las tareas de aprendizaje.</w:t>
      </w:r>
    </w:p>
    <w:p w14:paraId="2AF2B81D" w14:textId="77777777" w:rsidR="002665A6" w:rsidRPr="00AE14EB" w:rsidRDefault="002665A6" w:rsidP="00A64DCD">
      <w:pPr>
        <w:pStyle w:val="Prrafodelista"/>
        <w:widowControl/>
        <w:numPr>
          <w:ilvl w:val="0"/>
          <w:numId w:val="26"/>
        </w:numPr>
        <w:tabs>
          <w:tab w:val="left" w:pos="851"/>
        </w:tabs>
        <w:autoSpaceDE/>
        <w:autoSpaceDN/>
        <w:ind w:left="993" w:right="471" w:hanging="153"/>
        <w:jc w:val="both"/>
        <w:rPr>
          <w:rFonts w:asciiTheme="minorHAnsi" w:hAnsiTheme="minorHAnsi" w:cstheme="minorHAnsi"/>
          <w:bCs/>
          <w:lang w:eastAsia="es-PE"/>
        </w:rPr>
      </w:pPr>
      <w:r w:rsidRPr="00AE14EB">
        <w:rPr>
          <w:rFonts w:asciiTheme="minorHAnsi" w:hAnsiTheme="minorHAnsi" w:cstheme="minorHAnsi"/>
          <w:bCs/>
          <w:lang w:eastAsia="es-PE"/>
        </w:rPr>
        <w:t>Asistencia mínima del 70% a las clases teóricas y 80 % a las prácticas.</w:t>
      </w:r>
    </w:p>
    <w:p w14:paraId="3C8DEBBB" w14:textId="77777777" w:rsidR="002665A6" w:rsidRPr="00AE14EB" w:rsidRDefault="002665A6" w:rsidP="00A64DCD">
      <w:pPr>
        <w:pStyle w:val="Prrafodelista"/>
        <w:widowControl/>
        <w:numPr>
          <w:ilvl w:val="0"/>
          <w:numId w:val="26"/>
        </w:numPr>
        <w:tabs>
          <w:tab w:val="left" w:pos="709"/>
          <w:tab w:val="left" w:pos="851"/>
        </w:tabs>
        <w:autoSpaceDE/>
        <w:autoSpaceDN/>
        <w:ind w:left="993" w:right="471" w:hanging="153"/>
        <w:rPr>
          <w:rFonts w:asciiTheme="minorHAnsi" w:hAnsiTheme="minorHAnsi" w:cstheme="minorHAnsi"/>
          <w:bCs/>
          <w:lang w:eastAsia="es-PE"/>
        </w:rPr>
      </w:pPr>
      <w:r w:rsidRPr="00AE14EB">
        <w:rPr>
          <w:rFonts w:asciiTheme="minorHAnsi" w:hAnsiTheme="minorHAnsi" w:cstheme="minorHAnsi"/>
          <w:bCs/>
          <w:lang w:eastAsia="es-PE"/>
        </w:rPr>
        <w:t>La escala de calificación es de 0 a 20.</w:t>
      </w:r>
    </w:p>
    <w:p w14:paraId="2B9939D4" w14:textId="77777777" w:rsidR="002665A6" w:rsidRPr="00AE14EB" w:rsidRDefault="002665A6" w:rsidP="00A64DCD">
      <w:pPr>
        <w:pStyle w:val="Prrafodelista"/>
        <w:widowControl/>
        <w:numPr>
          <w:ilvl w:val="0"/>
          <w:numId w:val="26"/>
        </w:numPr>
        <w:tabs>
          <w:tab w:val="left" w:pos="709"/>
          <w:tab w:val="left" w:pos="851"/>
        </w:tabs>
        <w:autoSpaceDE/>
        <w:autoSpaceDN/>
        <w:ind w:left="993" w:right="471" w:hanging="153"/>
        <w:jc w:val="both"/>
        <w:rPr>
          <w:rFonts w:asciiTheme="minorHAnsi" w:hAnsiTheme="minorHAnsi" w:cstheme="minorHAnsi"/>
          <w:bCs/>
          <w:lang w:eastAsia="es-PE"/>
        </w:rPr>
      </w:pPr>
      <w:r w:rsidRPr="00AE14EB">
        <w:rPr>
          <w:rFonts w:asciiTheme="minorHAnsi" w:hAnsiTheme="minorHAnsi" w:cstheme="minorHAnsi"/>
          <w:bCs/>
          <w:lang w:eastAsia="es-PE"/>
        </w:rPr>
        <w:t xml:space="preserve">El estudiante aprueba si su nota promocional es mayor o igual a 11.  </w:t>
      </w:r>
    </w:p>
    <w:p w14:paraId="43DF5DD0" w14:textId="77777777" w:rsidR="00A22618" w:rsidRPr="00AE14EB" w:rsidRDefault="00762CE3" w:rsidP="00A64DCD">
      <w:pPr>
        <w:pStyle w:val="Textoindependiente"/>
        <w:spacing w:after="3"/>
        <w:ind w:left="749" w:right="81"/>
        <w:jc w:val="both"/>
        <w:rPr>
          <w:rFonts w:asciiTheme="minorHAnsi" w:hAnsiTheme="minorHAnsi" w:cstheme="minorHAnsi"/>
          <w:sz w:val="22"/>
          <w:szCs w:val="22"/>
        </w:rPr>
      </w:pPr>
      <w:r w:rsidRPr="00AE14EB">
        <w:rPr>
          <w:rFonts w:asciiTheme="minorHAnsi" w:hAnsiTheme="minorHAnsi" w:cstheme="minorHAnsi"/>
          <w:sz w:val="22"/>
          <w:szCs w:val="22"/>
        </w:rPr>
        <w:t>La evaluación del aprendizaje se adecua a la modalidad presencial, considerando las capacidades</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y</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los</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productos</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aprendizaje</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evaluados</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descritos</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para</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cada</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unidad.</w:t>
      </w:r>
      <w:r w:rsidRPr="00AE14EB">
        <w:rPr>
          <w:rFonts w:asciiTheme="minorHAnsi" w:hAnsiTheme="minorHAnsi" w:cstheme="minorHAnsi"/>
          <w:spacing w:val="-14"/>
          <w:sz w:val="22"/>
          <w:szCs w:val="22"/>
        </w:rPr>
        <w:t xml:space="preserve"> </w:t>
      </w:r>
      <w:r w:rsidRPr="00AE14EB">
        <w:rPr>
          <w:rFonts w:asciiTheme="minorHAnsi" w:hAnsiTheme="minorHAnsi" w:cstheme="minorHAnsi"/>
          <w:sz w:val="22"/>
          <w:szCs w:val="22"/>
        </w:rPr>
        <w:t>Se</w:t>
      </w:r>
      <w:r w:rsidRPr="00AE14EB">
        <w:rPr>
          <w:rFonts w:asciiTheme="minorHAnsi" w:hAnsiTheme="minorHAnsi" w:cstheme="minorHAnsi"/>
          <w:spacing w:val="-13"/>
          <w:sz w:val="22"/>
          <w:szCs w:val="22"/>
        </w:rPr>
        <w:t xml:space="preserve"> </w:t>
      </w:r>
      <w:r w:rsidRPr="00AE14EB">
        <w:rPr>
          <w:rFonts w:asciiTheme="minorHAnsi" w:hAnsiTheme="minorHAnsi" w:cstheme="minorHAnsi"/>
          <w:sz w:val="22"/>
          <w:szCs w:val="22"/>
        </w:rPr>
        <w:t>evalúa antes, durante y al finalizar el proceso de enseñanza-aprendizaje, considerando la aplicación de los instrumentos de evaluación pertinentes.</w:t>
      </w:r>
    </w:p>
    <w:p w14:paraId="4900048F" w14:textId="19AA1542" w:rsidR="002A43D3" w:rsidRPr="00AE14EB" w:rsidRDefault="002059EA" w:rsidP="002059EA">
      <w:pPr>
        <w:pStyle w:val="Textoindependiente"/>
        <w:spacing w:after="3"/>
        <w:ind w:right="81"/>
        <w:jc w:val="both"/>
        <w:rPr>
          <w:rFonts w:asciiTheme="minorHAnsi" w:hAnsiTheme="minorHAnsi" w:cstheme="minorHAnsi"/>
          <w:b/>
          <w:sz w:val="22"/>
          <w:szCs w:val="22"/>
        </w:rPr>
      </w:pPr>
      <w:r w:rsidRPr="00AE14EB">
        <w:rPr>
          <w:rFonts w:asciiTheme="minorHAnsi" w:hAnsiTheme="minorHAnsi" w:cstheme="minorHAnsi"/>
          <w:b/>
          <w:sz w:val="22"/>
          <w:szCs w:val="22"/>
        </w:rPr>
        <w:t xml:space="preserve">IX </w:t>
      </w:r>
      <w:r w:rsidRPr="00AE14EB">
        <w:rPr>
          <w:rFonts w:asciiTheme="minorHAnsi" w:hAnsiTheme="minorHAnsi" w:cstheme="minorHAnsi"/>
          <w:b/>
          <w:sz w:val="22"/>
          <w:szCs w:val="22"/>
        </w:rPr>
        <w:tab/>
      </w:r>
      <w:r w:rsidR="0061121F" w:rsidRPr="00AE14EB">
        <w:rPr>
          <w:rFonts w:asciiTheme="minorHAnsi" w:hAnsiTheme="minorHAnsi" w:cstheme="minorHAnsi"/>
          <w:b/>
          <w:sz w:val="22"/>
          <w:szCs w:val="22"/>
        </w:rPr>
        <w:t>FUENTES</w:t>
      </w:r>
      <w:r w:rsidRPr="00AE14EB">
        <w:rPr>
          <w:rFonts w:asciiTheme="minorHAnsi" w:hAnsiTheme="minorHAnsi" w:cstheme="minorHAnsi"/>
          <w:b/>
          <w:spacing w:val="-1"/>
          <w:sz w:val="22"/>
          <w:szCs w:val="22"/>
        </w:rPr>
        <w:t xml:space="preserve"> </w:t>
      </w:r>
      <w:r w:rsidRPr="00AE14EB">
        <w:rPr>
          <w:rFonts w:asciiTheme="minorHAnsi" w:hAnsiTheme="minorHAnsi" w:cstheme="minorHAnsi"/>
          <w:b/>
          <w:sz w:val="22"/>
          <w:szCs w:val="22"/>
        </w:rPr>
        <w:t>DE</w:t>
      </w:r>
      <w:r w:rsidRPr="00AE14EB">
        <w:rPr>
          <w:rFonts w:asciiTheme="minorHAnsi" w:hAnsiTheme="minorHAnsi" w:cstheme="minorHAnsi"/>
          <w:b/>
          <w:spacing w:val="-1"/>
          <w:sz w:val="22"/>
          <w:szCs w:val="22"/>
        </w:rPr>
        <w:t xml:space="preserve"> </w:t>
      </w:r>
      <w:r w:rsidRPr="00AE14EB">
        <w:rPr>
          <w:rFonts w:asciiTheme="minorHAnsi" w:hAnsiTheme="minorHAnsi" w:cstheme="minorHAnsi"/>
          <w:b/>
          <w:spacing w:val="-2"/>
          <w:sz w:val="22"/>
          <w:szCs w:val="22"/>
        </w:rPr>
        <w:t>INFORMACIÓN</w:t>
      </w:r>
    </w:p>
    <w:p w14:paraId="20BBCBE6" w14:textId="77777777" w:rsidR="002A43D3" w:rsidRPr="00AE14EB" w:rsidRDefault="00762CE3" w:rsidP="002059EA">
      <w:pPr>
        <w:pStyle w:val="Textoindependiente"/>
        <w:spacing w:before="147"/>
        <w:ind w:left="720" w:right="81"/>
        <w:jc w:val="both"/>
        <w:rPr>
          <w:rFonts w:asciiTheme="minorHAnsi" w:hAnsiTheme="minorHAnsi" w:cstheme="minorHAnsi"/>
          <w:sz w:val="22"/>
          <w:szCs w:val="22"/>
        </w:rPr>
      </w:pPr>
      <w:r w:rsidRPr="00AE14EB">
        <w:rPr>
          <w:rFonts w:asciiTheme="minorHAnsi" w:hAnsiTheme="minorHAnsi" w:cstheme="minorHAnsi"/>
          <w:sz w:val="22"/>
          <w:szCs w:val="22"/>
        </w:rPr>
        <w:t>Indicar</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las</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fuentes</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5"/>
          <w:sz w:val="22"/>
          <w:szCs w:val="22"/>
        </w:rPr>
        <w:t xml:space="preserve"> </w:t>
      </w:r>
      <w:r w:rsidRPr="00AE14EB">
        <w:rPr>
          <w:rFonts w:asciiTheme="minorHAnsi" w:hAnsiTheme="minorHAnsi" w:cstheme="minorHAnsi"/>
          <w:sz w:val="22"/>
          <w:szCs w:val="22"/>
        </w:rPr>
        <w:t>información</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bibliográfica</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(los</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textos</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básicos</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y</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complementarios) y</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electrónica</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que el</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alumno debe</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disponer para</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el</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desarrollo</w:t>
      </w:r>
      <w:r w:rsidRPr="00AE14EB">
        <w:rPr>
          <w:rFonts w:asciiTheme="minorHAnsi" w:hAnsiTheme="minorHAnsi" w:cstheme="minorHAnsi"/>
          <w:spacing w:val="-3"/>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la</w:t>
      </w:r>
      <w:r w:rsidRPr="00AE14EB">
        <w:rPr>
          <w:rFonts w:asciiTheme="minorHAnsi" w:hAnsiTheme="minorHAnsi" w:cstheme="minorHAnsi"/>
          <w:spacing w:val="-4"/>
          <w:sz w:val="22"/>
          <w:szCs w:val="22"/>
        </w:rPr>
        <w:t xml:space="preserve"> </w:t>
      </w:r>
      <w:r w:rsidRPr="00AE14EB">
        <w:rPr>
          <w:rFonts w:asciiTheme="minorHAnsi" w:hAnsiTheme="minorHAnsi" w:cstheme="minorHAnsi"/>
          <w:sz w:val="22"/>
          <w:szCs w:val="22"/>
        </w:rPr>
        <w:t>asignatura,</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con</w:t>
      </w:r>
      <w:r w:rsidRPr="00AE14EB">
        <w:rPr>
          <w:rFonts w:asciiTheme="minorHAnsi" w:hAnsiTheme="minorHAnsi" w:cstheme="minorHAnsi"/>
          <w:spacing w:val="-6"/>
          <w:sz w:val="22"/>
          <w:szCs w:val="22"/>
        </w:rPr>
        <w:t xml:space="preserve"> </w:t>
      </w:r>
      <w:r w:rsidRPr="00AE14EB">
        <w:rPr>
          <w:rFonts w:asciiTheme="minorHAnsi" w:hAnsiTheme="minorHAnsi" w:cstheme="minorHAnsi"/>
          <w:sz w:val="22"/>
          <w:szCs w:val="22"/>
        </w:rPr>
        <w:t>una antigüedad de cinco años como máximo. Citarlos según norma de la Asociación de Psicólogos Americanos (APA), versión 7.</w:t>
      </w:r>
    </w:p>
    <w:p w14:paraId="4DB80EF8" w14:textId="345A085F" w:rsidR="002A43D3" w:rsidRPr="00AE14EB" w:rsidRDefault="00762CE3" w:rsidP="00584C4B">
      <w:pPr>
        <w:pStyle w:val="Ttulo1"/>
        <w:numPr>
          <w:ilvl w:val="1"/>
          <w:numId w:val="1"/>
        </w:numPr>
        <w:tabs>
          <w:tab w:val="left" w:pos="1041"/>
        </w:tabs>
        <w:ind w:left="1041" w:hanging="421"/>
        <w:rPr>
          <w:rFonts w:asciiTheme="minorHAnsi" w:hAnsiTheme="minorHAnsi" w:cstheme="minorHAnsi"/>
          <w:sz w:val="22"/>
          <w:szCs w:val="22"/>
        </w:rPr>
      </w:pPr>
      <w:r w:rsidRPr="00AE14EB">
        <w:rPr>
          <w:rFonts w:asciiTheme="minorHAnsi" w:hAnsiTheme="minorHAnsi" w:cstheme="minorHAnsi"/>
          <w:sz w:val="22"/>
          <w:szCs w:val="22"/>
        </w:rPr>
        <w:t>Fuentes</w:t>
      </w:r>
      <w:r w:rsidRPr="00AE14EB">
        <w:rPr>
          <w:rFonts w:asciiTheme="minorHAnsi" w:hAnsiTheme="minorHAnsi" w:cstheme="minorHAnsi"/>
          <w:spacing w:val="-2"/>
          <w:sz w:val="22"/>
          <w:szCs w:val="22"/>
        </w:rPr>
        <w:t xml:space="preserve"> básicas</w:t>
      </w:r>
      <w:r w:rsidR="009D0334" w:rsidRPr="00AE14EB">
        <w:rPr>
          <w:rFonts w:asciiTheme="minorHAnsi" w:hAnsiTheme="minorHAnsi" w:cstheme="minorHAnsi"/>
          <w:spacing w:val="-2"/>
          <w:sz w:val="22"/>
          <w:szCs w:val="22"/>
        </w:rPr>
        <w:t>.</w:t>
      </w:r>
    </w:p>
    <w:p w14:paraId="019A2DB8" w14:textId="77777777" w:rsidR="009D0334" w:rsidRPr="00AE14EB" w:rsidRDefault="009D0334" w:rsidP="009D0334">
      <w:pPr>
        <w:pStyle w:val="Ttulo1"/>
        <w:tabs>
          <w:tab w:val="left" w:pos="1041"/>
        </w:tabs>
        <w:ind w:left="1041"/>
        <w:rPr>
          <w:rFonts w:asciiTheme="minorHAnsi" w:hAnsiTheme="minorHAnsi" w:cstheme="minorHAnsi"/>
          <w:spacing w:val="-2"/>
          <w:sz w:val="22"/>
          <w:szCs w:val="22"/>
        </w:rPr>
      </w:pPr>
    </w:p>
    <w:p w14:paraId="3B1339F9" w14:textId="77777777" w:rsidR="009D0334" w:rsidRPr="009D0334" w:rsidRDefault="009D0334" w:rsidP="009D0334">
      <w:pPr>
        <w:pStyle w:val="Ttulo1"/>
        <w:tabs>
          <w:tab w:val="left" w:pos="1041"/>
        </w:tabs>
        <w:ind w:left="1041"/>
        <w:rPr>
          <w:rFonts w:asciiTheme="minorHAnsi" w:hAnsiTheme="minorHAnsi" w:cstheme="minorHAnsi"/>
          <w:b w:val="0"/>
          <w:bCs w:val="0"/>
          <w:lang w:val="es-PE"/>
        </w:rPr>
      </w:pPr>
      <w:r w:rsidRPr="009D0334">
        <w:rPr>
          <w:rFonts w:asciiTheme="minorHAnsi" w:hAnsiTheme="minorHAnsi" w:cstheme="minorHAnsi"/>
          <w:b w:val="0"/>
          <w:bCs w:val="0"/>
          <w:lang w:val="en-US"/>
        </w:rPr>
        <w:t xml:space="preserve">HILLER, F. S., &amp; LIEBERMAN, G. J. (2015). </w:t>
      </w:r>
      <w:r w:rsidRPr="009D0334">
        <w:rPr>
          <w:rFonts w:asciiTheme="minorHAnsi" w:hAnsiTheme="minorHAnsi" w:cstheme="minorHAnsi"/>
          <w:b w:val="0"/>
          <w:bCs w:val="0"/>
          <w:lang w:val="es-PE"/>
        </w:rPr>
        <w:t>Investigación de Operaciones (Décima ed.).</w:t>
      </w:r>
    </w:p>
    <w:p w14:paraId="1BA9DB5C" w14:textId="6BA3CA8A" w:rsidR="009D0334" w:rsidRPr="00AE14EB" w:rsidRDefault="009D0334" w:rsidP="009D0334">
      <w:pPr>
        <w:pStyle w:val="Ttulo1"/>
        <w:tabs>
          <w:tab w:val="left" w:pos="1041"/>
        </w:tabs>
        <w:ind w:left="1041"/>
        <w:rPr>
          <w:rFonts w:asciiTheme="minorHAnsi" w:hAnsiTheme="minorHAnsi" w:cstheme="minorHAnsi"/>
          <w:b w:val="0"/>
          <w:bCs w:val="0"/>
          <w:sz w:val="22"/>
          <w:szCs w:val="22"/>
        </w:rPr>
      </w:pPr>
      <w:r w:rsidRPr="00AE14EB">
        <w:rPr>
          <w:rFonts w:asciiTheme="minorHAnsi" w:hAnsiTheme="minorHAnsi" w:cstheme="minorHAnsi"/>
          <w:b w:val="0"/>
          <w:bCs w:val="0"/>
          <w:sz w:val="22"/>
          <w:szCs w:val="22"/>
          <w:lang w:val="es-PE"/>
        </w:rPr>
        <w:t>México: McGraw Hill.</w:t>
      </w:r>
    </w:p>
    <w:p w14:paraId="4D1BE02E" w14:textId="6BA609E3" w:rsidR="002A43D3" w:rsidRPr="00AE14EB" w:rsidRDefault="00762CE3" w:rsidP="00961555">
      <w:pPr>
        <w:pStyle w:val="Ttulo1"/>
        <w:numPr>
          <w:ilvl w:val="1"/>
          <w:numId w:val="1"/>
        </w:numPr>
        <w:tabs>
          <w:tab w:val="left" w:pos="993"/>
        </w:tabs>
        <w:ind w:left="1185" w:hanging="566"/>
        <w:rPr>
          <w:rFonts w:asciiTheme="minorHAnsi" w:hAnsiTheme="minorHAnsi" w:cstheme="minorHAnsi"/>
          <w:sz w:val="22"/>
          <w:szCs w:val="22"/>
        </w:rPr>
      </w:pPr>
      <w:r w:rsidRPr="00AE14EB">
        <w:rPr>
          <w:rFonts w:asciiTheme="minorHAnsi" w:hAnsiTheme="minorHAnsi" w:cstheme="minorHAnsi"/>
          <w:sz w:val="22"/>
          <w:szCs w:val="22"/>
        </w:rPr>
        <w:t>Fuentes</w:t>
      </w:r>
      <w:r w:rsidRPr="00AE14EB">
        <w:rPr>
          <w:rFonts w:asciiTheme="minorHAnsi" w:hAnsiTheme="minorHAnsi" w:cstheme="minorHAnsi"/>
          <w:spacing w:val="-2"/>
          <w:sz w:val="22"/>
          <w:szCs w:val="22"/>
        </w:rPr>
        <w:t xml:space="preserve"> </w:t>
      </w:r>
      <w:r w:rsidRPr="00AE14EB">
        <w:rPr>
          <w:rFonts w:asciiTheme="minorHAnsi" w:hAnsiTheme="minorHAnsi" w:cstheme="minorHAnsi"/>
          <w:sz w:val="22"/>
          <w:szCs w:val="22"/>
        </w:rPr>
        <w:t>complementarias</w:t>
      </w:r>
      <w:r w:rsidRPr="00AE14EB">
        <w:rPr>
          <w:rFonts w:asciiTheme="minorHAnsi" w:hAnsiTheme="minorHAnsi" w:cstheme="minorHAnsi"/>
          <w:spacing w:val="-2"/>
          <w:sz w:val="22"/>
          <w:szCs w:val="22"/>
        </w:rPr>
        <w:t xml:space="preserve"> </w:t>
      </w:r>
      <w:r w:rsidR="009D0334" w:rsidRPr="00AE14EB">
        <w:rPr>
          <w:rFonts w:asciiTheme="minorHAnsi" w:hAnsiTheme="minorHAnsi" w:cstheme="minorHAnsi"/>
          <w:sz w:val="22"/>
          <w:szCs w:val="22"/>
        </w:rPr>
        <w:t>–</w:t>
      </w:r>
      <w:r w:rsidRPr="00AE14EB">
        <w:rPr>
          <w:rFonts w:asciiTheme="minorHAnsi" w:hAnsiTheme="minorHAnsi" w:cstheme="minorHAnsi"/>
          <w:spacing w:val="-2"/>
          <w:sz w:val="22"/>
          <w:szCs w:val="22"/>
        </w:rPr>
        <w:t xml:space="preserve"> Infografía</w:t>
      </w:r>
    </w:p>
    <w:p w14:paraId="16266755" w14:textId="77777777" w:rsidR="009D0334" w:rsidRPr="00AE14EB" w:rsidRDefault="009D0334" w:rsidP="009D0334">
      <w:pPr>
        <w:pStyle w:val="Ttulo1"/>
        <w:tabs>
          <w:tab w:val="left" w:pos="993"/>
        </w:tabs>
        <w:ind w:left="1185"/>
        <w:rPr>
          <w:rFonts w:asciiTheme="minorHAnsi" w:hAnsiTheme="minorHAnsi" w:cstheme="minorHAnsi"/>
          <w:spacing w:val="-2"/>
          <w:sz w:val="22"/>
          <w:szCs w:val="22"/>
        </w:rPr>
      </w:pPr>
    </w:p>
    <w:p w14:paraId="759B2DEC" w14:textId="77777777" w:rsidR="009D0334" w:rsidRDefault="009D0334" w:rsidP="00422768">
      <w:pPr>
        <w:pStyle w:val="Ttulo1"/>
        <w:numPr>
          <w:ilvl w:val="0"/>
          <w:numId w:val="40"/>
        </w:numPr>
        <w:spacing w:line="360" w:lineRule="auto"/>
        <w:ind w:left="1418" w:hanging="284"/>
        <w:rPr>
          <w:rFonts w:asciiTheme="minorHAnsi" w:hAnsiTheme="minorHAnsi" w:cstheme="minorHAnsi"/>
          <w:b w:val="0"/>
          <w:bCs w:val="0"/>
          <w:spacing w:val="-2"/>
          <w:lang w:val="es-PE"/>
        </w:rPr>
      </w:pPr>
      <w:r w:rsidRPr="009D0334">
        <w:rPr>
          <w:rFonts w:asciiTheme="minorHAnsi" w:hAnsiTheme="minorHAnsi" w:cstheme="minorHAnsi"/>
          <w:b w:val="0"/>
          <w:bCs w:val="0"/>
          <w:spacing w:val="-2"/>
          <w:lang w:val="es-PE"/>
        </w:rPr>
        <w:t>Hernández Sampieri, R., Fernández Collado, C., &amp; Baptista Lucio, P. (2014).</w:t>
      </w:r>
    </w:p>
    <w:p w14:paraId="5D3DB9DC" w14:textId="328F0315" w:rsidR="009D0334" w:rsidRPr="00422768" w:rsidRDefault="009D0334" w:rsidP="00422768">
      <w:pPr>
        <w:pStyle w:val="Ttulo1"/>
        <w:numPr>
          <w:ilvl w:val="0"/>
          <w:numId w:val="40"/>
        </w:numPr>
        <w:spacing w:line="360" w:lineRule="auto"/>
        <w:ind w:left="1418" w:hanging="284"/>
        <w:rPr>
          <w:rFonts w:asciiTheme="minorHAnsi" w:hAnsiTheme="minorHAnsi" w:cstheme="minorHAnsi"/>
          <w:b w:val="0"/>
          <w:bCs w:val="0"/>
          <w:spacing w:val="-2"/>
          <w:lang w:val="es-PE"/>
        </w:rPr>
      </w:pPr>
      <w:r w:rsidRPr="00422768">
        <w:rPr>
          <w:rFonts w:asciiTheme="minorHAnsi" w:hAnsiTheme="minorHAnsi" w:cstheme="minorHAnsi"/>
          <w:b w:val="0"/>
          <w:bCs w:val="0"/>
          <w:i/>
          <w:iCs/>
          <w:spacing w:val="-2"/>
          <w:lang w:val="es-PE"/>
        </w:rPr>
        <w:t xml:space="preserve">Métodos de investigación en ciencias sociales </w:t>
      </w:r>
      <w:r w:rsidRPr="00422768">
        <w:rPr>
          <w:rFonts w:asciiTheme="minorHAnsi" w:hAnsiTheme="minorHAnsi" w:cstheme="minorHAnsi"/>
          <w:b w:val="0"/>
          <w:bCs w:val="0"/>
          <w:spacing w:val="-2"/>
          <w:lang w:val="es-PE"/>
        </w:rPr>
        <w:t xml:space="preserve">(6.ª ed.). </w:t>
      </w:r>
      <w:r w:rsidRPr="00422768">
        <w:rPr>
          <w:rFonts w:asciiTheme="minorHAnsi" w:hAnsiTheme="minorHAnsi" w:cstheme="minorHAnsi"/>
          <w:b w:val="0"/>
          <w:bCs w:val="0"/>
          <w:spacing w:val="-2"/>
          <w:lang w:val="en-US"/>
        </w:rPr>
        <w:t>McGraw-Hill.</w:t>
      </w:r>
    </w:p>
    <w:p w14:paraId="241001F8" w14:textId="77777777" w:rsidR="009D0334" w:rsidRPr="009D0334" w:rsidRDefault="009D0334" w:rsidP="00422768">
      <w:pPr>
        <w:pStyle w:val="Ttulo1"/>
        <w:tabs>
          <w:tab w:val="left" w:pos="993"/>
        </w:tabs>
        <w:spacing w:line="360" w:lineRule="auto"/>
        <w:ind w:left="1418" w:hanging="284"/>
        <w:rPr>
          <w:rFonts w:asciiTheme="minorHAnsi" w:hAnsiTheme="minorHAnsi" w:cstheme="minorHAnsi"/>
          <w:b w:val="0"/>
          <w:bCs w:val="0"/>
          <w:spacing w:val="-2"/>
          <w:lang w:val="es-PE"/>
        </w:rPr>
      </w:pPr>
      <w:r w:rsidRPr="005D7EB0">
        <w:rPr>
          <w:rFonts w:asciiTheme="minorHAnsi" w:hAnsiTheme="minorHAnsi" w:cstheme="minorHAnsi"/>
          <w:b w:val="0"/>
          <w:bCs w:val="0"/>
          <w:spacing w:val="-2"/>
          <w:lang w:val="es-PE"/>
        </w:rPr>
        <w:t xml:space="preserve">• Pardo, J. L. (2007). </w:t>
      </w:r>
      <w:r w:rsidRPr="009D0334">
        <w:rPr>
          <w:rFonts w:asciiTheme="minorHAnsi" w:hAnsiTheme="minorHAnsi" w:cstheme="minorHAnsi"/>
          <w:b w:val="0"/>
          <w:bCs w:val="0"/>
          <w:i/>
          <w:iCs/>
          <w:spacing w:val="-2"/>
          <w:lang w:val="es-PE"/>
        </w:rPr>
        <w:t>Métodos de investigación en ciencias sociales</w:t>
      </w:r>
      <w:r w:rsidRPr="009D0334">
        <w:rPr>
          <w:rFonts w:asciiTheme="minorHAnsi" w:hAnsiTheme="minorHAnsi" w:cstheme="minorHAnsi"/>
          <w:b w:val="0"/>
          <w:bCs w:val="0"/>
          <w:spacing w:val="-2"/>
          <w:lang w:val="es-PE"/>
        </w:rPr>
        <w:t>. McGraw-Hill.</w:t>
      </w:r>
    </w:p>
    <w:p w14:paraId="152840CB" w14:textId="77777777" w:rsidR="009D0334" w:rsidRPr="009D0334" w:rsidRDefault="009D0334" w:rsidP="00422768">
      <w:pPr>
        <w:pStyle w:val="Ttulo1"/>
        <w:tabs>
          <w:tab w:val="left" w:pos="993"/>
        </w:tabs>
        <w:spacing w:line="360" w:lineRule="auto"/>
        <w:ind w:left="1418" w:hanging="284"/>
        <w:rPr>
          <w:rFonts w:asciiTheme="minorHAnsi" w:hAnsiTheme="minorHAnsi" w:cstheme="minorHAnsi"/>
          <w:b w:val="0"/>
          <w:bCs w:val="0"/>
          <w:spacing w:val="-2"/>
          <w:lang w:val="es-PE"/>
        </w:rPr>
      </w:pPr>
      <w:r w:rsidRPr="009D0334">
        <w:rPr>
          <w:rFonts w:asciiTheme="minorHAnsi" w:hAnsiTheme="minorHAnsi" w:cstheme="minorHAnsi"/>
          <w:b w:val="0"/>
          <w:bCs w:val="0"/>
          <w:spacing w:val="-2"/>
          <w:lang w:val="es-PE"/>
        </w:rPr>
        <w:t xml:space="preserve">• Flick, U. (2009). </w:t>
      </w:r>
      <w:r w:rsidRPr="009D0334">
        <w:rPr>
          <w:rFonts w:asciiTheme="minorHAnsi" w:hAnsiTheme="minorHAnsi" w:cstheme="minorHAnsi"/>
          <w:b w:val="0"/>
          <w:bCs w:val="0"/>
          <w:i/>
          <w:iCs/>
          <w:spacing w:val="-2"/>
          <w:lang w:val="es-PE"/>
        </w:rPr>
        <w:t xml:space="preserve">Introducción a la investigación cualitativa </w:t>
      </w:r>
      <w:r w:rsidRPr="009D0334">
        <w:rPr>
          <w:rFonts w:asciiTheme="minorHAnsi" w:hAnsiTheme="minorHAnsi" w:cstheme="minorHAnsi"/>
          <w:b w:val="0"/>
          <w:bCs w:val="0"/>
          <w:spacing w:val="-2"/>
          <w:lang w:val="es-PE"/>
        </w:rPr>
        <w:t>(2.ª ed.). Editorial Morata.</w:t>
      </w:r>
    </w:p>
    <w:p w14:paraId="444A59FA" w14:textId="77777777" w:rsidR="009D0334" w:rsidRPr="009D0334" w:rsidRDefault="009D0334" w:rsidP="00422768">
      <w:pPr>
        <w:pStyle w:val="Ttulo1"/>
        <w:tabs>
          <w:tab w:val="left" w:pos="993"/>
        </w:tabs>
        <w:spacing w:line="360" w:lineRule="auto"/>
        <w:ind w:left="1418" w:hanging="284"/>
        <w:rPr>
          <w:rFonts w:asciiTheme="minorHAnsi" w:hAnsiTheme="minorHAnsi" w:cstheme="minorHAnsi"/>
          <w:b w:val="0"/>
          <w:bCs w:val="0"/>
          <w:spacing w:val="-2"/>
          <w:lang w:val="es-PE"/>
        </w:rPr>
      </w:pPr>
      <w:r w:rsidRPr="009D0334">
        <w:rPr>
          <w:rFonts w:asciiTheme="minorHAnsi" w:hAnsiTheme="minorHAnsi" w:cstheme="minorHAnsi"/>
          <w:b w:val="0"/>
          <w:bCs w:val="0"/>
          <w:spacing w:val="-2"/>
          <w:lang w:val="es-PE"/>
        </w:rPr>
        <w:t xml:space="preserve">• </w:t>
      </w:r>
      <w:proofErr w:type="spellStart"/>
      <w:r w:rsidRPr="009D0334">
        <w:rPr>
          <w:rFonts w:asciiTheme="minorHAnsi" w:hAnsiTheme="minorHAnsi" w:cstheme="minorHAnsi"/>
          <w:b w:val="0"/>
          <w:bCs w:val="0"/>
          <w:spacing w:val="-2"/>
          <w:lang w:val="es-PE"/>
        </w:rPr>
        <w:t>Trochim</w:t>
      </w:r>
      <w:proofErr w:type="spellEnd"/>
      <w:r w:rsidRPr="009D0334">
        <w:rPr>
          <w:rFonts w:asciiTheme="minorHAnsi" w:hAnsiTheme="minorHAnsi" w:cstheme="minorHAnsi"/>
          <w:b w:val="0"/>
          <w:bCs w:val="0"/>
          <w:spacing w:val="-2"/>
          <w:lang w:val="es-PE"/>
        </w:rPr>
        <w:t xml:space="preserve">, W. M. K. (2006). </w:t>
      </w:r>
      <w:r w:rsidRPr="009D0334">
        <w:rPr>
          <w:rFonts w:asciiTheme="minorHAnsi" w:hAnsiTheme="minorHAnsi" w:cstheme="minorHAnsi"/>
          <w:b w:val="0"/>
          <w:bCs w:val="0"/>
          <w:i/>
          <w:iCs/>
          <w:spacing w:val="-2"/>
          <w:lang w:val="es-PE"/>
        </w:rPr>
        <w:t xml:space="preserve">El proceso de la investigación científica </w:t>
      </w:r>
      <w:r w:rsidRPr="009D0334">
        <w:rPr>
          <w:rFonts w:asciiTheme="minorHAnsi" w:hAnsiTheme="minorHAnsi" w:cstheme="minorHAnsi"/>
          <w:b w:val="0"/>
          <w:bCs w:val="0"/>
          <w:spacing w:val="-2"/>
          <w:lang w:val="es-PE"/>
        </w:rPr>
        <w:t>(2.ª ed.).</w:t>
      </w:r>
    </w:p>
    <w:p w14:paraId="736AA86E" w14:textId="77777777" w:rsidR="009D0334" w:rsidRPr="009D0334" w:rsidRDefault="009D0334" w:rsidP="00422768">
      <w:pPr>
        <w:pStyle w:val="Ttulo1"/>
        <w:tabs>
          <w:tab w:val="left" w:pos="993"/>
        </w:tabs>
        <w:spacing w:line="360" w:lineRule="auto"/>
        <w:ind w:left="1418" w:hanging="284"/>
        <w:rPr>
          <w:rFonts w:asciiTheme="minorHAnsi" w:hAnsiTheme="minorHAnsi" w:cstheme="minorHAnsi"/>
          <w:b w:val="0"/>
          <w:bCs w:val="0"/>
          <w:spacing w:val="-2"/>
          <w:lang w:val="en-US"/>
        </w:rPr>
      </w:pPr>
      <w:r w:rsidRPr="009D0334">
        <w:rPr>
          <w:rFonts w:asciiTheme="minorHAnsi" w:hAnsiTheme="minorHAnsi" w:cstheme="minorHAnsi"/>
          <w:b w:val="0"/>
          <w:bCs w:val="0"/>
          <w:spacing w:val="-2"/>
          <w:lang w:val="en-US"/>
        </w:rPr>
        <w:t>Cengage Learning.</w:t>
      </w:r>
    </w:p>
    <w:p w14:paraId="5DCC7148" w14:textId="77777777" w:rsidR="009D0334" w:rsidRPr="009D0334" w:rsidRDefault="009D0334" w:rsidP="00422768">
      <w:pPr>
        <w:pStyle w:val="Ttulo1"/>
        <w:tabs>
          <w:tab w:val="left" w:pos="993"/>
        </w:tabs>
        <w:spacing w:line="360" w:lineRule="auto"/>
        <w:ind w:left="1418" w:hanging="284"/>
        <w:rPr>
          <w:rFonts w:asciiTheme="minorHAnsi" w:hAnsiTheme="minorHAnsi" w:cstheme="minorHAnsi"/>
          <w:b w:val="0"/>
          <w:bCs w:val="0"/>
          <w:spacing w:val="-2"/>
          <w:lang w:val="es-PE"/>
        </w:rPr>
      </w:pPr>
      <w:r w:rsidRPr="009D0334">
        <w:rPr>
          <w:rFonts w:asciiTheme="minorHAnsi" w:hAnsiTheme="minorHAnsi" w:cstheme="minorHAnsi"/>
          <w:b w:val="0"/>
          <w:bCs w:val="0"/>
          <w:spacing w:val="-2"/>
          <w:lang w:val="en-US"/>
        </w:rPr>
        <w:t xml:space="preserve">• Creswell, J. W. (2014). </w:t>
      </w:r>
      <w:r w:rsidRPr="009D0334">
        <w:rPr>
          <w:rFonts w:asciiTheme="minorHAnsi" w:hAnsiTheme="minorHAnsi" w:cstheme="minorHAnsi"/>
          <w:b w:val="0"/>
          <w:bCs w:val="0"/>
          <w:i/>
          <w:iCs/>
          <w:spacing w:val="-2"/>
          <w:lang w:val="es-PE"/>
        </w:rPr>
        <w:t xml:space="preserve">Diseño de la investigación </w:t>
      </w:r>
      <w:r w:rsidRPr="009D0334">
        <w:rPr>
          <w:rFonts w:asciiTheme="minorHAnsi" w:hAnsiTheme="minorHAnsi" w:cstheme="minorHAnsi"/>
          <w:b w:val="0"/>
          <w:bCs w:val="0"/>
          <w:spacing w:val="-2"/>
          <w:lang w:val="es-PE"/>
        </w:rPr>
        <w:t>(4.ª ed.). Pearson Educación.</w:t>
      </w:r>
    </w:p>
    <w:p w14:paraId="0722B199" w14:textId="77777777" w:rsidR="009D0334" w:rsidRPr="009D0334" w:rsidRDefault="009D0334" w:rsidP="00422768">
      <w:pPr>
        <w:pStyle w:val="Ttulo1"/>
        <w:tabs>
          <w:tab w:val="left" w:pos="993"/>
        </w:tabs>
        <w:spacing w:line="360" w:lineRule="auto"/>
        <w:ind w:left="1418" w:hanging="284"/>
        <w:rPr>
          <w:rFonts w:asciiTheme="minorHAnsi" w:hAnsiTheme="minorHAnsi" w:cstheme="minorHAnsi"/>
          <w:b w:val="0"/>
          <w:bCs w:val="0"/>
          <w:spacing w:val="-2"/>
          <w:lang w:val="es-PE"/>
        </w:rPr>
      </w:pPr>
      <w:r w:rsidRPr="009D0334">
        <w:rPr>
          <w:rFonts w:asciiTheme="minorHAnsi" w:hAnsiTheme="minorHAnsi" w:cstheme="minorHAnsi"/>
          <w:b w:val="0"/>
          <w:bCs w:val="0"/>
          <w:spacing w:val="-2"/>
          <w:lang w:val="es-PE"/>
        </w:rPr>
        <w:t xml:space="preserve">• Leedy, P. D., &amp; Ormrod, J. E. (2005). </w:t>
      </w:r>
      <w:r w:rsidRPr="009D0334">
        <w:rPr>
          <w:rFonts w:asciiTheme="minorHAnsi" w:hAnsiTheme="minorHAnsi" w:cstheme="minorHAnsi"/>
          <w:b w:val="0"/>
          <w:bCs w:val="0"/>
          <w:i/>
          <w:iCs/>
          <w:spacing w:val="-2"/>
          <w:lang w:val="es-PE"/>
        </w:rPr>
        <w:t xml:space="preserve">Metodología de la investigación </w:t>
      </w:r>
      <w:r w:rsidRPr="009D0334">
        <w:rPr>
          <w:rFonts w:asciiTheme="minorHAnsi" w:hAnsiTheme="minorHAnsi" w:cstheme="minorHAnsi"/>
          <w:b w:val="0"/>
          <w:bCs w:val="0"/>
          <w:spacing w:val="-2"/>
          <w:lang w:val="es-PE"/>
        </w:rPr>
        <w:t>(8.ª ed.).</w:t>
      </w:r>
    </w:p>
    <w:p w14:paraId="5903F746" w14:textId="77777777" w:rsidR="009D0334" w:rsidRPr="009D0334" w:rsidRDefault="009D0334" w:rsidP="00422768">
      <w:pPr>
        <w:pStyle w:val="Ttulo1"/>
        <w:tabs>
          <w:tab w:val="left" w:pos="993"/>
        </w:tabs>
        <w:spacing w:line="360" w:lineRule="auto"/>
        <w:ind w:left="1418" w:hanging="284"/>
        <w:rPr>
          <w:rFonts w:asciiTheme="minorHAnsi" w:hAnsiTheme="minorHAnsi" w:cstheme="minorHAnsi"/>
          <w:b w:val="0"/>
          <w:bCs w:val="0"/>
          <w:spacing w:val="-2"/>
          <w:lang w:val="es-PE"/>
        </w:rPr>
      </w:pPr>
      <w:r w:rsidRPr="009D0334">
        <w:rPr>
          <w:rFonts w:asciiTheme="minorHAnsi" w:hAnsiTheme="minorHAnsi" w:cstheme="minorHAnsi"/>
          <w:b w:val="0"/>
          <w:bCs w:val="0"/>
          <w:spacing w:val="-2"/>
          <w:lang w:val="es-PE"/>
        </w:rPr>
        <w:lastRenderedPageBreak/>
        <w:t>Pearson Educación.</w:t>
      </w:r>
    </w:p>
    <w:p w14:paraId="08321738" w14:textId="77777777" w:rsidR="009D0334" w:rsidRPr="009D0334" w:rsidRDefault="009D0334" w:rsidP="00422768">
      <w:pPr>
        <w:pStyle w:val="Ttulo1"/>
        <w:tabs>
          <w:tab w:val="left" w:pos="993"/>
        </w:tabs>
        <w:spacing w:line="360" w:lineRule="auto"/>
        <w:ind w:left="1418" w:hanging="284"/>
        <w:rPr>
          <w:rFonts w:asciiTheme="minorHAnsi" w:hAnsiTheme="minorHAnsi" w:cstheme="minorHAnsi"/>
          <w:b w:val="0"/>
          <w:bCs w:val="0"/>
          <w:spacing w:val="-2"/>
          <w:lang w:val="es-PE"/>
        </w:rPr>
      </w:pPr>
      <w:r w:rsidRPr="009D0334">
        <w:rPr>
          <w:rFonts w:asciiTheme="minorHAnsi" w:hAnsiTheme="minorHAnsi" w:cstheme="minorHAnsi"/>
          <w:b w:val="0"/>
          <w:bCs w:val="0"/>
          <w:spacing w:val="-2"/>
          <w:lang w:val="es-PE"/>
        </w:rPr>
        <w:t xml:space="preserve">• </w:t>
      </w:r>
      <w:proofErr w:type="spellStart"/>
      <w:r w:rsidRPr="009D0334">
        <w:rPr>
          <w:rFonts w:asciiTheme="minorHAnsi" w:hAnsiTheme="minorHAnsi" w:cstheme="minorHAnsi"/>
          <w:b w:val="0"/>
          <w:bCs w:val="0"/>
          <w:spacing w:val="-2"/>
          <w:lang w:val="es-PE"/>
        </w:rPr>
        <w:t>Simon</w:t>
      </w:r>
      <w:proofErr w:type="spellEnd"/>
      <w:r w:rsidRPr="009D0334">
        <w:rPr>
          <w:rFonts w:asciiTheme="minorHAnsi" w:hAnsiTheme="minorHAnsi" w:cstheme="minorHAnsi"/>
          <w:b w:val="0"/>
          <w:bCs w:val="0"/>
          <w:spacing w:val="-2"/>
          <w:lang w:val="es-PE"/>
        </w:rPr>
        <w:t xml:space="preserve">, H. A. (1987). </w:t>
      </w:r>
      <w:r w:rsidRPr="009D0334">
        <w:rPr>
          <w:rFonts w:asciiTheme="minorHAnsi" w:hAnsiTheme="minorHAnsi" w:cstheme="minorHAnsi"/>
          <w:b w:val="0"/>
          <w:bCs w:val="0"/>
          <w:i/>
          <w:iCs/>
          <w:spacing w:val="-2"/>
          <w:lang w:val="es-PE"/>
        </w:rPr>
        <w:t>Metodología de la investigación social</w:t>
      </w:r>
      <w:r w:rsidRPr="009D0334">
        <w:rPr>
          <w:rFonts w:asciiTheme="minorHAnsi" w:hAnsiTheme="minorHAnsi" w:cstheme="minorHAnsi"/>
          <w:b w:val="0"/>
          <w:bCs w:val="0"/>
          <w:spacing w:val="-2"/>
          <w:lang w:val="es-PE"/>
        </w:rPr>
        <w:t>. Editorial Aguilar.</w:t>
      </w:r>
    </w:p>
    <w:p w14:paraId="04B16A35" w14:textId="77777777" w:rsidR="009D0334" w:rsidRPr="009D0334" w:rsidRDefault="009D0334" w:rsidP="009D0334">
      <w:pPr>
        <w:pStyle w:val="Ttulo1"/>
        <w:tabs>
          <w:tab w:val="left" w:pos="993"/>
        </w:tabs>
        <w:ind w:left="1185"/>
        <w:rPr>
          <w:rFonts w:asciiTheme="minorHAnsi" w:hAnsiTheme="minorHAnsi" w:cstheme="minorHAnsi"/>
          <w:b w:val="0"/>
          <w:bCs w:val="0"/>
          <w:spacing w:val="-2"/>
          <w:lang w:val="es-PE"/>
        </w:rPr>
      </w:pPr>
      <w:r w:rsidRPr="009D0334">
        <w:rPr>
          <w:rFonts w:asciiTheme="minorHAnsi" w:hAnsiTheme="minorHAnsi" w:cstheme="minorHAnsi"/>
          <w:b w:val="0"/>
          <w:bCs w:val="0"/>
          <w:spacing w:val="-2"/>
          <w:lang w:val="es-PE"/>
        </w:rPr>
        <w:t xml:space="preserve">• Perrenoud, P. (2004). </w:t>
      </w:r>
      <w:r w:rsidRPr="009D0334">
        <w:rPr>
          <w:rFonts w:asciiTheme="minorHAnsi" w:hAnsiTheme="minorHAnsi" w:cstheme="minorHAnsi"/>
          <w:b w:val="0"/>
          <w:bCs w:val="0"/>
          <w:i/>
          <w:iCs/>
          <w:spacing w:val="-2"/>
          <w:lang w:val="es-PE"/>
        </w:rPr>
        <w:t xml:space="preserve">Investigación cualitativa en educación </w:t>
      </w:r>
      <w:r w:rsidRPr="009D0334">
        <w:rPr>
          <w:rFonts w:asciiTheme="minorHAnsi" w:hAnsiTheme="minorHAnsi" w:cstheme="minorHAnsi"/>
          <w:b w:val="0"/>
          <w:bCs w:val="0"/>
          <w:spacing w:val="-2"/>
          <w:lang w:val="es-PE"/>
        </w:rPr>
        <w:t>(3.ª ed.). Editorial</w:t>
      </w:r>
    </w:p>
    <w:p w14:paraId="50B708E7" w14:textId="254422D6" w:rsidR="009D0334" w:rsidRPr="00AE14EB" w:rsidRDefault="009D0334" w:rsidP="009D0334">
      <w:pPr>
        <w:pStyle w:val="Ttulo1"/>
        <w:tabs>
          <w:tab w:val="left" w:pos="993"/>
        </w:tabs>
        <w:ind w:left="1185"/>
        <w:rPr>
          <w:rFonts w:asciiTheme="minorHAnsi" w:hAnsiTheme="minorHAnsi" w:cstheme="minorHAnsi"/>
          <w:b w:val="0"/>
          <w:bCs w:val="0"/>
          <w:spacing w:val="-2"/>
          <w:sz w:val="22"/>
          <w:szCs w:val="22"/>
        </w:rPr>
      </w:pPr>
      <w:r w:rsidRPr="00AE14EB">
        <w:rPr>
          <w:rFonts w:asciiTheme="minorHAnsi" w:hAnsiTheme="minorHAnsi" w:cstheme="minorHAnsi"/>
          <w:b w:val="0"/>
          <w:bCs w:val="0"/>
          <w:spacing w:val="-2"/>
          <w:sz w:val="22"/>
          <w:szCs w:val="22"/>
          <w:lang w:val="es-PE"/>
        </w:rPr>
        <w:t>Graó.</w:t>
      </w:r>
    </w:p>
    <w:p w14:paraId="01531445" w14:textId="77777777" w:rsidR="009D0334" w:rsidRPr="00AE14EB" w:rsidRDefault="009D0334" w:rsidP="009D0334">
      <w:pPr>
        <w:pStyle w:val="Ttulo1"/>
        <w:tabs>
          <w:tab w:val="left" w:pos="993"/>
        </w:tabs>
        <w:ind w:left="1185"/>
        <w:rPr>
          <w:rFonts w:asciiTheme="minorHAnsi" w:hAnsiTheme="minorHAnsi" w:cstheme="minorHAnsi"/>
          <w:b w:val="0"/>
          <w:bCs w:val="0"/>
          <w:spacing w:val="-2"/>
          <w:sz w:val="22"/>
          <w:szCs w:val="22"/>
        </w:rPr>
      </w:pPr>
    </w:p>
    <w:p w14:paraId="727EC451" w14:textId="77777777" w:rsidR="009D0334" w:rsidRPr="00AE14EB" w:rsidRDefault="009D0334" w:rsidP="009D0334">
      <w:pPr>
        <w:pStyle w:val="Ttulo1"/>
        <w:tabs>
          <w:tab w:val="left" w:pos="993"/>
        </w:tabs>
        <w:ind w:left="1185"/>
        <w:rPr>
          <w:rFonts w:asciiTheme="minorHAnsi" w:hAnsiTheme="minorHAnsi" w:cstheme="minorHAnsi"/>
          <w:sz w:val="22"/>
          <w:szCs w:val="22"/>
        </w:rPr>
      </w:pPr>
    </w:p>
    <w:p w14:paraId="7EEE0741" w14:textId="77777777" w:rsidR="00FC0A11" w:rsidRPr="00AE14EB" w:rsidRDefault="00FC0A11" w:rsidP="009D0334">
      <w:pPr>
        <w:pStyle w:val="Prrafodelista"/>
        <w:pBdr>
          <w:top w:val="nil"/>
          <w:left w:val="nil"/>
          <w:bottom w:val="nil"/>
          <w:right w:val="nil"/>
          <w:between w:val="nil"/>
        </w:pBdr>
        <w:spacing w:line="360" w:lineRule="auto"/>
        <w:ind w:left="1080" w:hanging="461"/>
        <w:jc w:val="both"/>
        <w:rPr>
          <w:rFonts w:asciiTheme="minorHAnsi" w:eastAsia="Arial" w:hAnsiTheme="minorHAnsi" w:cstheme="minorHAnsi"/>
          <w:b/>
        </w:rPr>
      </w:pPr>
      <w:r w:rsidRPr="00AE14EB">
        <w:rPr>
          <w:rFonts w:asciiTheme="minorHAnsi" w:eastAsia="Arial" w:hAnsiTheme="minorHAnsi" w:cstheme="minorHAnsi"/>
          <w:b/>
          <w:bCs/>
        </w:rPr>
        <w:t>9.3</w:t>
      </w:r>
      <w:r w:rsidRPr="00AE14EB">
        <w:rPr>
          <w:rFonts w:asciiTheme="minorHAnsi" w:eastAsia="Arial" w:hAnsiTheme="minorHAnsi" w:cstheme="minorHAnsi"/>
          <w:b/>
        </w:rPr>
        <w:t xml:space="preserve">. Publicaciones del docente </w:t>
      </w:r>
    </w:p>
    <w:p w14:paraId="0C9935DD" w14:textId="7AEAC7FE" w:rsidR="00FC0A11" w:rsidRPr="00AE14EB" w:rsidRDefault="00FC0A11" w:rsidP="00FC0A11">
      <w:pPr>
        <w:pStyle w:val="Prrafodelista"/>
        <w:spacing w:line="360" w:lineRule="auto"/>
        <w:ind w:left="993"/>
        <w:jc w:val="both"/>
        <w:rPr>
          <w:rFonts w:asciiTheme="minorHAnsi" w:eastAsia="Arial" w:hAnsiTheme="minorHAnsi" w:cstheme="minorHAnsi"/>
        </w:rPr>
      </w:pPr>
      <w:r w:rsidRPr="00AE14EB">
        <w:rPr>
          <w:rFonts w:asciiTheme="minorHAnsi" w:eastAsia="Arial" w:hAnsiTheme="minorHAnsi" w:cstheme="minorHAnsi"/>
        </w:rPr>
        <w:t xml:space="preserve">       </w:t>
      </w:r>
      <w:r w:rsidRPr="00AE14EB">
        <w:rPr>
          <w:rFonts w:asciiTheme="minorHAnsi" w:eastAsia="Arial" w:hAnsiTheme="minorHAnsi" w:cstheme="minorHAnsi"/>
        </w:rPr>
        <w:tab/>
        <w:t>Materiales colgados en el Sistema de gestión académica.</w:t>
      </w:r>
    </w:p>
    <w:p w14:paraId="09F17069" w14:textId="7C3D2AED" w:rsidR="006D54FC" w:rsidRPr="00AE14EB" w:rsidRDefault="006D54FC" w:rsidP="00584C4B">
      <w:pPr>
        <w:widowControl/>
        <w:pBdr>
          <w:top w:val="nil"/>
          <w:left w:val="nil"/>
          <w:bottom w:val="nil"/>
          <w:right w:val="nil"/>
          <w:between w:val="nil"/>
        </w:pBdr>
        <w:autoSpaceDE/>
        <w:autoSpaceDN/>
        <w:ind w:right="-27"/>
        <w:jc w:val="both"/>
        <w:rPr>
          <w:rFonts w:asciiTheme="minorHAnsi" w:hAnsiTheme="minorHAnsi" w:cstheme="minorHAnsi"/>
          <w:b/>
          <w:bCs/>
          <w:lang w:eastAsia="es-PE"/>
        </w:rPr>
      </w:pPr>
      <w:r w:rsidRPr="00AE14EB">
        <w:rPr>
          <w:rFonts w:asciiTheme="minorHAnsi" w:hAnsiTheme="minorHAnsi" w:cstheme="minorHAnsi"/>
          <w:b/>
          <w:bCs/>
          <w:lang w:eastAsia="es-PE"/>
        </w:rPr>
        <w:t>X</w:t>
      </w:r>
      <w:r w:rsidRPr="00AE14EB">
        <w:rPr>
          <w:rFonts w:asciiTheme="minorHAnsi" w:hAnsiTheme="minorHAnsi" w:cstheme="minorHAnsi"/>
          <w:b/>
          <w:bCs/>
          <w:lang w:eastAsia="es-PE"/>
        </w:rPr>
        <w:tab/>
        <w:t xml:space="preserve">NORMAS DEL CURSO </w:t>
      </w:r>
    </w:p>
    <w:p w14:paraId="3C9474DC" w14:textId="60C46226" w:rsidR="002059EA" w:rsidRPr="00AE14EB" w:rsidRDefault="002059EA" w:rsidP="002C01EC">
      <w:pPr>
        <w:widowControl/>
        <w:autoSpaceDE/>
        <w:autoSpaceDN/>
        <w:spacing w:before="100" w:beforeAutospacing="1" w:after="100" w:afterAutospacing="1"/>
        <w:ind w:left="2268" w:hanging="1559"/>
        <w:jc w:val="both"/>
        <w:rPr>
          <w:rFonts w:asciiTheme="minorHAnsi" w:eastAsia="Times New Roman" w:hAnsiTheme="minorHAnsi" w:cstheme="minorHAnsi"/>
          <w:lang w:val="es-PE" w:eastAsia="es-PE"/>
        </w:rPr>
      </w:pPr>
      <w:r w:rsidRPr="00AE14EB">
        <w:rPr>
          <w:rFonts w:asciiTheme="minorHAnsi" w:eastAsia="Times New Roman" w:hAnsiTheme="minorHAnsi" w:cstheme="minorHAnsi"/>
          <w:b/>
          <w:bCs/>
          <w:lang w:val="es-PE" w:eastAsia="es-PE"/>
        </w:rPr>
        <w:t>Compromiso</w:t>
      </w:r>
      <w:r w:rsidRPr="00AE14EB">
        <w:rPr>
          <w:rFonts w:asciiTheme="minorHAnsi" w:eastAsia="Times New Roman" w:hAnsiTheme="minorHAnsi" w:cstheme="minorHAnsi"/>
          <w:lang w:val="es-PE" w:eastAsia="es-PE"/>
        </w:rPr>
        <w:t xml:space="preserve">: </w:t>
      </w:r>
      <w:r w:rsidRPr="00AE14EB">
        <w:rPr>
          <w:rFonts w:asciiTheme="minorHAnsi" w:eastAsia="Times New Roman" w:hAnsiTheme="minorHAnsi" w:cstheme="minorHAnsi"/>
          <w:lang w:val="es-PE" w:eastAsia="es-PE"/>
        </w:rPr>
        <w:tab/>
        <w:t>Participar activamente en clase levantando la mano para intervenir y cumplir con horarios y fechas establecidas, demostrando responsabilidad académica.</w:t>
      </w:r>
    </w:p>
    <w:p w14:paraId="2653FA8F" w14:textId="68F633CE" w:rsidR="002059EA" w:rsidRPr="00AE14EB" w:rsidRDefault="002059EA" w:rsidP="002C01EC">
      <w:pPr>
        <w:widowControl/>
        <w:autoSpaceDE/>
        <w:autoSpaceDN/>
        <w:spacing w:before="100" w:beforeAutospacing="1" w:after="100" w:afterAutospacing="1"/>
        <w:ind w:left="2268" w:hanging="1559"/>
        <w:jc w:val="both"/>
        <w:rPr>
          <w:rFonts w:asciiTheme="minorHAnsi" w:eastAsia="Times New Roman" w:hAnsiTheme="minorHAnsi" w:cstheme="minorHAnsi"/>
          <w:lang w:val="es-PE" w:eastAsia="es-PE"/>
        </w:rPr>
      </w:pPr>
      <w:r w:rsidRPr="00AE14EB">
        <w:rPr>
          <w:rFonts w:asciiTheme="minorHAnsi" w:eastAsia="Times New Roman" w:hAnsiTheme="minorHAnsi" w:cstheme="minorHAnsi"/>
          <w:b/>
          <w:bCs/>
          <w:lang w:val="es-PE" w:eastAsia="es-PE"/>
        </w:rPr>
        <w:t>Respeto</w:t>
      </w:r>
      <w:r w:rsidRPr="00AE14EB">
        <w:rPr>
          <w:rFonts w:asciiTheme="minorHAnsi" w:eastAsia="Times New Roman" w:hAnsiTheme="minorHAnsi" w:cstheme="minorHAnsi"/>
          <w:lang w:val="es-PE" w:eastAsia="es-PE"/>
        </w:rPr>
        <w:t xml:space="preserve">: </w:t>
      </w:r>
      <w:r w:rsidRPr="00AE14EB">
        <w:rPr>
          <w:rFonts w:asciiTheme="minorHAnsi" w:eastAsia="Times New Roman" w:hAnsiTheme="minorHAnsi" w:cstheme="minorHAnsi"/>
          <w:lang w:val="es-PE" w:eastAsia="es-PE"/>
        </w:rPr>
        <w:tab/>
        <w:t>Utilizar un lenguaje apropiado, mantener un ambiente inclusivo y colaborar en equipo, valorando las opiniones de los demás.</w:t>
      </w:r>
    </w:p>
    <w:p w14:paraId="7EC0033B" w14:textId="482E5B2C" w:rsidR="002059EA" w:rsidRPr="00AE14EB" w:rsidRDefault="002059EA" w:rsidP="002C01EC">
      <w:pPr>
        <w:widowControl/>
        <w:autoSpaceDE/>
        <w:autoSpaceDN/>
        <w:spacing w:before="100" w:beforeAutospacing="1" w:after="100" w:afterAutospacing="1"/>
        <w:ind w:left="2268" w:hanging="1559"/>
        <w:jc w:val="both"/>
        <w:rPr>
          <w:rFonts w:asciiTheme="minorHAnsi" w:eastAsia="Times New Roman" w:hAnsiTheme="minorHAnsi" w:cstheme="minorHAnsi"/>
          <w:lang w:val="es-PE" w:eastAsia="es-PE"/>
        </w:rPr>
      </w:pPr>
      <w:r w:rsidRPr="00AE14EB">
        <w:rPr>
          <w:rFonts w:asciiTheme="minorHAnsi" w:eastAsia="Times New Roman" w:hAnsiTheme="minorHAnsi" w:cstheme="minorHAnsi"/>
          <w:b/>
          <w:bCs/>
          <w:lang w:val="es-PE" w:eastAsia="es-PE"/>
        </w:rPr>
        <w:t>Disciplina</w:t>
      </w:r>
      <w:r w:rsidRPr="00AE14EB">
        <w:rPr>
          <w:rFonts w:asciiTheme="minorHAnsi" w:eastAsia="Times New Roman" w:hAnsiTheme="minorHAnsi" w:cstheme="minorHAnsi"/>
          <w:lang w:val="es-PE" w:eastAsia="es-PE"/>
        </w:rPr>
        <w:t xml:space="preserve">: </w:t>
      </w:r>
      <w:r w:rsidRPr="00AE14EB">
        <w:rPr>
          <w:rFonts w:asciiTheme="minorHAnsi" w:eastAsia="Times New Roman" w:hAnsiTheme="minorHAnsi" w:cstheme="minorHAnsi"/>
          <w:lang w:val="es-PE" w:eastAsia="es-PE"/>
        </w:rPr>
        <w:tab/>
        <w:t>Redactar documentos con buena gramática, mantener un ambiente de estudio adecuado y seguir normas de seguridad y salud para un entorno ordenado y seguro.</w:t>
      </w:r>
    </w:p>
    <w:p w14:paraId="2748F2FC" w14:textId="356C920F" w:rsidR="002059EA" w:rsidRPr="00AE14EB" w:rsidRDefault="002059EA" w:rsidP="002C01EC">
      <w:pPr>
        <w:widowControl/>
        <w:autoSpaceDE/>
        <w:autoSpaceDN/>
        <w:spacing w:before="100" w:beforeAutospacing="1" w:after="100" w:afterAutospacing="1"/>
        <w:ind w:left="2268" w:hanging="1559"/>
        <w:jc w:val="both"/>
        <w:rPr>
          <w:rFonts w:asciiTheme="minorHAnsi" w:eastAsia="Times New Roman" w:hAnsiTheme="minorHAnsi" w:cstheme="minorHAnsi"/>
          <w:lang w:val="es-PE" w:eastAsia="es-PE"/>
        </w:rPr>
      </w:pPr>
      <w:r w:rsidRPr="00AE14EB">
        <w:rPr>
          <w:rFonts w:asciiTheme="minorHAnsi" w:eastAsia="Times New Roman" w:hAnsiTheme="minorHAnsi" w:cstheme="minorHAnsi"/>
          <w:b/>
          <w:bCs/>
          <w:lang w:val="es-PE" w:eastAsia="es-PE"/>
        </w:rPr>
        <w:t>Ética</w:t>
      </w:r>
      <w:r w:rsidRPr="00AE14EB">
        <w:rPr>
          <w:rFonts w:asciiTheme="minorHAnsi" w:eastAsia="Times New Roman" w:hAnsiTheme="minorHAnsi" w:cstheme="minorHAnsi"/>
          <w:lang w:val="es-PE" w:eastAsia="es-PE"/>
        </w:rPr>
        <w:t xml:space="preserve">: </w:t>
      </w:r>
      <w:r w:rsidRPr="00AE14EB">
        <w:rPr>
          <w:rFonts w:asciiTheme="minorHAnsi" w:eastAsia="Times New Roman" w:hAnsiTheme="minorHAnsi" w:cstheme="minorHAnsi"/>
          <w:lang w:val="es-PE" w:eastAsia="es-PE"/>
        </w:rPr>
        <w:tab/>
        <w:t>Cuidar las instalaciones y recursos, promoviendo el uso responsable de los materiales y fomentando la cooperación para el bienestar común.</w:t>
      </w:r>
    </w:p>
    <w:p w14:paraId="00B154FA" w14:textId="4F3CDF8A" w:rsidR="002A43D3" w:rsidRPr="00AE14EB" w:rsidRDefault="00762CE3" w:rsidP="00554A65">
      <w:pPr>
        <w:pStyle w:val="Textoindependiente"/>
        <w:ind w:left="709"/>
        <w:rPr>
          <w:rFonts w:asciiTheme="minorHAnsi" w:hAnsiTheme="minorHAnsi" w:cstheme="minorHAnsi"/>
          <w:sz w:val="22"/>
          <w:szCs w:val="22"/>
        </w:rPr>
      </w:pPr>
      <w:r w:rsidRPr="00AE14EB">
        <w:rPr>
          <w:rFonts w:asciiTheme="minorHAnsi" w:hAnsiTheme="minorHAnsi" w:cstheme="minorHAnsi"/>
          <w:noProof/>
          <w:sz w:val="22"/>
          <w:szCs w:val="22"/>
        </w:rPr>
        <mc:AlternateContent>
          <mc:Choice Requires="wps">
            <w:drawing>
              <wp:anchor distT="0" distB="0" distL="0" distR="0" simplePos="0" relativeHeight="251625472" behindDoc="0" locked="0" layoutInCell="1" allowOverlap="1" wp14:anchorId="08168BE4" wp14:editId="105B9618">
                <wp:simplePos x="0" y="0"/>
                <wp:positionH relativeFrom="page">
                  <wp:posOffset>2405227</wp:posOffset>
                </wp:positionH>
                <wp:positionV relativeFrom="paragraph">
                  <wp:posOffset>910084</wp:posOffset>
                </wp:positionV>
                <wp:extent cx="296164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1640" cy="1270"/>
                        </a:xfrm>
                        <a:custGeom>
                          <a:avLst/>
                          <a:gdLst/>
                          <a:ahLst/>
                          <a:cxnLst/>
                          <a:rect l="l" t="t" r="r" b="b"/>
                          <a:pathLst>
                            <a:path w="2961640">
                              <a:moveTo>
                                <a:pt x="0" y="0"/>
                              </a:moveTo>
                              <a:lnTo>
                                <a:pt x="2961604"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CC6C3B" id="Graphic 20" o:spid="_x0000_s1026" style="position:absolute;margin-left:189.4pt;margin-top:71.65pt;width:233.2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2961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m+FAIAAFwEAAAOAAAAZHJzL2Uyb0RvYy54bWysVMFu2zAMvQ/YPwi6L06yIm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" path="m,l2961604,e" filled="f" strokeweight=".38522mm">
                <v:path arrowok="t"/>
                <w10:wrap anchorx="page"/>
              </v:shape>
            </w:pict>
          </mc:Fallback>
        </mc:AlternateContent>
      </w:r>
      <w:r w:rsidRPr="00AE14EB">
        <w:rPr>
          <w:rFonts w:asciiTheme="minorHAnsi" w:hAnsiTheme="minorHAnsi" w:cstheme="minorHAnsi"/>
          <w:sz w:val="22"/>
          <w:szCs w:val="22"/>
        </w:rPr>
        <w:t>Bellavista,</w:t>
      </w:r>
      <w:r w:rsidRPr="00AE14EB">
        <w:rPr>
          <w:rFonts w:asciiTheme="minorHAnsi" w:hAnsiTheme="minorHAnsi" w:cstheme="minorHAnsi"/>
          <w:spacing w:val="-4"/>
          <w:sz w:val="22"/>
          <w:szCs w:val="22"/>
        </w:rPr>
        <w:t xml:space="preserve"> </w:t>
      </w:r>
      <w:r w:rsidR="00BC4F89">
        <w:rPr>
          <w:rFonts w:asciiTheme="minorHAnsi" w:hAnsiTheme="minorHAnsi" w:cstheme="minorHAnsi"/>
          <w:sz w:val="22"/>
          <w:szCs w:val="22"/>
        </w:rPr>
        <w:t>12</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1"/>
          <w:sz w:val="22"/>
          <w:szCs w:val="22"/>
        </w:rPr>
        <w:t xml:space="preserve"> </w:t>
      </w:r>
      <w:r w:rsidR="00BC4F89">
        <w:rPr>
          <w:rFonts w:asciiTheme="minorHAnsi" w:hAnsiTheme="minorHAnsi" w:cstheme="minorHAnsi"/>
          <w:spacing w:val="1"/>
          <w:sz w:val="22"/>
          <w:szCs w:val="22"/>
        </w:rPr>
        <w:t>agosto</w:t>
      </w:r>
      <w:r w:rsidRPr="00AE14EB">
        <w:rPr>
          <w:rFonts w:asciiTheme="minorHAnsi" w:hAnsiTheme="minorHAnsi" w:cstheme="minorHAnsi"/>
          <w:spacing w:val="-1"/>
          <w:sz w:val="22"/>
          <w:szCs w:val="22"/>
        </w:rPr>
        <w:t xml:space="preserve"> </w:t>
      </w:r>
      <w:r w:rsidRPr="00AE14EB">
        <w:rPr>
          <w:rFonts w:asciiTheme="minorHAnsi" w:hAnsiTheme="minorHAnsi" w:cstheme="minorHAnsi"/>
          <w:sz w:val="22"/>
          <w:szCs w:val="22"/>
        </w:rPr>
        <w:t>de</w:t>
      </w:r>
      <w:r w:rsidRPr="00AE14EB">
        <w:rPr>
          <w:rFonts w:asciiTheme="minorHAnsi" w:hAnsiTheme="minorHAnsi" w:cstheme="minorHAnsi"/>
          <w:spacing w:val="-2"/>
          <w:sz w:val="22"/>
          <w:szCs w:val="22"/>
        </w:rPr>
        <w:t xml:space="preserve"> </w:t>
      </w:r>
      <w:r w:rsidR="006E70B2" w:rsidRPr="00AE14EB">
        <w:rPr>
          <w:rFonts w:asciiTheme="minorHAnsi" w:hAnsiTheme="minorHAnsi" w:cstheme="minorHAnsi"/>
          <w:spacing w:val="-4"/>
          <w:sz w:val="22"/>
          <w:szCs w:val="22"/>
        </w:rPr>
        <w:t>2026</w:t>
      </w:r>
    </w:p>
    <w:p w14:paraId="0F371D85" w14:textId="17318AB2" w:rsidR="002A43D3" w:rsidRPr="00AE14EB" w:rsidRDefault="006F6A1C" w:rsidP="00584C4B">
      <w:pPr>
        <w:pStyle w:val="Textoindependiente"/>
        <w:rPr>
          <w:rFonts w:asciiTheme="minorHAnsi" w:hAnsiTheme="minorHAnsi" w:cstheme="minorHAnsi"/>
          <w:sz w:val="22"/>
          <w:szCs w:val="22"/>
        </w:rPr>
      </w:pPr>
      <w:r w:rsidRPr="00AE14EB">
        <w:rPr>
          <w:rFonts w:asciiTheme="minorHAnsi" w:hAnsiTheme="minorHAnsi" w:cstheme="minorHAnsi"/>
          <w:noProof/>
          <w:sz w:val="22"/>
          <w:szCs w:val="22"/>
        </w:rPr>
        <w:drawing>
          <wp:anchor distT="0" distB="0" distL="114300" distR="114300" simplePos="0" relativeHeight="251660288" behindDoc="1" locked="0" layoutInCell="1" allowOverlap="1" wp14:anchorId="2CE56AFF" wp14:editId="1D6B1149">
            <wp:simplePos x="0" y="0"/>
            <wp:positionH relativeFrom="page">
              <wp:align>center</wp:align>
            </wp:positionH>
            <wp:positionV relativeFrom="paragraph">
              <wp:posOffset>69850</wp:posOffset>
            </wp:positionV>
            <wp:extent cx="2133600" cy="565785"/>
            <wp:effectExtent l="0" t="0" r="0" b="5715"/>
            <wp:wrapTight wrapText="bothSides">
              <wp:wrapPolygon edited="0">
                <wp:start x="0" y="0"/>
                <wp:lineTo x="0" y="21091"/>
                <wp:lineTo x="21407" y="21091"/>
                <wp:lineTo x="21407" y="0"/>
                <wp:lineTo x="0" y="0"/>
              </wp:wrapPolygon>
            </wp:wrapTight>
            <wp:docPr id="13911371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37179" name="Imagen 13911371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3600" cy="565785"/>
                    </a:xfrm>
                    <a:prstGeom prst="rect">
                      <a:avLst/>
                    </a:prstGeom>
                  </pic:spPr>
                </pic:pic>
              </a:graphicData>
            </a:graphic>
            <wp14:sizeRelH relativeFrom="page">
              <wp14:pctWidth>0</wp14:pctWidth>
            </wp14:sizeRelH>
            <wp14:sizeRelV relativeFrom="page">
              <wp14:pctHeight>0</wp14:pctHeight>
            </wp14:sizeRelV>
          </wp:anchor>
        </w:drawing>
      </w:r>
    </w:p>
    <w:p w14:paraId="50743B77" w14:textId="74C72709" w:rsidR="002A43D3" w:rsidRPr="00AE14EB" w:rsidRDefault="006F6A1C" w:rsidP="00584C4B">
      <w:pPr>
        <w:pStyle w:val="Textoindependiente"/>
        <w:rPr>
          <w:rFonts w:asciiTheme="minorHAnsi" w:hAnsiTheme="minorHAnsi" w:cstheme="minorHAnsi"/>
          <w:sz w:val="22"/>
          <w:szCs w:val="22"/>
        </w:rPr>
      </w:pPr>
      <w:r w:rsidRPr="00AE14EB">
        <w:rPr>
          <w:rFonts w:asciiTheme="minorHAnsi" w:hAnsiTheme="minorHAnsi" w:cstheme="minorHAnsi"/>
          <w:noProof/>
          <w:sz w:val="22"/>
          <w:szCs w:val="22"/>
        </w:rPr>
        <mc:AlternateContent>
          <mc:Choice Requires="wps">
            <w:drawing>
              <wp:anchor distT="0" distB="0" distL="0" distR="0" simplePos="0" relativeHeight="251629568" behindDoc="0" locked="0" layoutInCell="1" allowOverlap="1" wp14:anchorId="2373AA5D" wp14:editId="38C99C5D">
                <wp:simplePos x="0" y="0"/>
                <wp:positionH relativeFrom="page">
                  <wp:posOffset>2924175</wp:posOffset>
                </wp:positionH>
                <wp:positionV relativeFrom="paragraph">
                  <wp:posOffset>163830</wp:posOffset>
                </wp:positionV>
                <wp:extent cx="2182495" cy="84772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2495" cy="847725"/>
                        </a:xfrm>
                        <a:prstGeom prst="rect">
                          <a:avLst/>
                        </a:prstGeom>
                      </wps:spPr>
                      <wps:txbx>
                        <w:txbxContent>
                          <w:p w14:paraId="1626476C" w14:textId="7AE187DC" w:rsidR="002A43D3" w:rsidRDefault="002A43D3" w:rsidP="00F0691B">
                            <w:pPr>
                              <w:pStyle w:val="Textoindependiente"/>
                              <w:jc w:val="center"/>
                            </w:pPr>
                          </w:p>
                          <w:p w14:paraId="558EBF78" w14:textId="77777777" w:rsidR="002A43D3" w:rsidRDefault="002A43D3">
                            <w:pPr>
                              <w:pStyle w:val="Textoindependiente"/>
                              <w:spacing w:before="97"/>
                            </w:pPr>
                          </w:p>
                          <w:p w14:paraId="60543223" w14:textId="6633F75C" w:rsidR="002A43D3" w:rsidRDefault="00F0691B">
                            <w:pPr>
                              <w:pStyle w:val="Textoindependiente"/>
                              <w:ind w:left="108"/>
                            </w:pPr>
                            <w:r>
                              <w:t>Dr</w:t>
                            </w:r>
                            <w:r w:rsidR="006F6A1C">
                              <w:t>a. Erika Juana Zevallos Vera</w:t>
                            </w:r>
                          </w:p>
                        </w:txbxContent>
                      </wps:txbx>
                      <wps:bodyPr wrap="square" lIns="0" tIns="0" rIns="0" bIns="0" rtlCol="0">
                        <a:noAutofit/>
                      </wps:bodyPr>
                    </wps:wsp>
                  </a:graphicData>
                </a:graphic>
                <wp14:sizeRelV relativeFrom="margin">
                  <wp14:pctHeight>0</wp14:pctHeight>
                </wp14:sizeRelV>
              </wp:anchor>
            </w:drawing>
          </mc:Choice>
          <mc:Fallback>
            <w:pict>
              <v:shapetype w14:anchorId="2373AA5D" id="_x0000_t202" coordsize="21600,21600" o:spt="202" path="m,l,21600r21600,l21600,xe">
                <v:stroke joinstyle="miter"/>
                <v:path gradientshapeok="t" o:connecttype="rect"/>
              </v:shapetype>
              <v:shape id="Textbox 21" o:spid="_x0000_s1026" type="#_x0000_t202" style="position:absolute;margin-left:230.25pt;margin-top:12.9pt;width:171.85pt;height:66.75pt;z-index:251629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" filled="f" stroked="f">
                <v:textbox inset="0,0,0,0">
                  <w:txbxContent>
                    <w:p w14:paraId="1626476C" w14:textId="7AE187DC" w:rsidR="002A43D3" w:rsidRDefault="002A43D3" w:rsidP="00F0691B">
                      <w:pPr>
                        <w:pStyle w:val="Textoindependiente"/>
                        <w:jc w:val="center"/>
                      </w:pPr>
                    </w:p>
                    <w:p w14:paraId="558EBF78" w14:textId="77777777" w:rsidR="002A43D3" w:rsidRDefault="002A43D3">
                      <w:pPr>
                        <w:pStyle w:val="Textoindependiente"/>
                        <w:spacing w:before="97"/>
                      </w:pPr>
                    </w:p>
                    <w:p w14:paraId="60543223" w14:textId="6633F75C" w:rsidR="002A43D3" w:rsidRDefault="00F0691B">
                      <w:pPr>
                        <w:pStyle w:val="Textoindependiente"/>
                        <w:ind w:left="108"/>
                      </w:pPr>
                      <w:r>
                        <w:t>Dr</w:t>
                      </w:r>
                      <w:r w:rsidR="006F6A1C">
                        <w:t>a. Erika Juana Zevallos Vera</w:t>
                      </w:r>
                    </w:p>
                  </w:txbxContent>
                </v:textbox>
                <w10:wrap anchorx="page"/>
              </v:shape>
            </w:pict>
          </mc:Fallback>
        </mc:AlternateContent>
      </w:r>
    </w:p>
    <w:p w14:paraId="161A12A5" w14:textId="77777777" w:rsidR="002A43D3" w:rsidRPr="00AE14EB" w:rsidRDefault="002A43D3" w:rsidP="00584C4B">
      <w:pPr>
        <w:pStyle w:val="Textoindependiente"/>
        <w:rPr>
          <w:rFonts w:asciiTheme="minorHAnsi" w:hAnsiTheme="minorHAnsi" w:cstheme="minorHAnsi"/>
          <w:sz w:val="22"/>
          <w:szCs w:val="22"/>
        </w:rPr>
      </w:pPr>
    </w:p>
    <w:p w14:paraId="014A0DFA" w14:textId="77777777" w:rsidR="002A43D3" w:rsidRPr="00AE14EB" w:rsidRDefault="002A43D3" w:rsidP="00584C4B">
      <w:pPr>
        <w:pStyle w:val="Textoindependiente"/>
        <w:rPr>
          <w:rFonts w:asciiTheme="minorHAnsi" w:hAnsiTheme="minorHAnsi" w:cstheme="minorHAnsi"/>
          <w:sz w:val="22"/>
          <w:szCs w:val="22"/>
        </w:rPr>
      </w:pPr>
    </w:p>
    <w:sectPr w:rsidR="002A43D3" w:rsidRPr="00AE14EB">
      <w:headerReference w:type="default" r:id="rId12"/>
      <w:pgSz w:w="12240" w:h="15840"/>
      <w:pgMar w:top="1540" w:right="144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CBC3" w14:textId="77777777" w:rsidR="004D62A0" w:rsidRDefault="004D62A0" w:rsidP="002D6674">
      <w:r>
        <w:separator/>
      </w:r>
    </w:p>
  </w:endnote>
  <w:endnote w:type="continuationSeparator" w:id="0">
    <w:p w14:paraId="6066AAC6" w14:textId="77777777" w:rsidR="004D62A0" w:rsidRDefault="004D62A0" w:rsidP="002D6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6DDE" w14:textId="34BE1CC0" w:rsidR="002D6674" w:rsidRDefault="002D6674">
    <w:pPr>
      <w:pStyle w:val="Piedepgina"/>
    </w:pPr>
  </w:p>
  <w:p w14:paraId="5D841BB6" w14:textId="135C78D6" w:rsidR="002D6674" w:rsidRDefault="002D6674">
    <w:pPr>
      <w:pStyle w:val="Piedepgina"/>
    </w:pPr>
    <w:r>
      <w:rPr>
        <w:rFonts w:ascii="Arial" w:hAnsi="Arial"/>
        <w:b/>
        <w:noProof/>
        <w:sz w:val="48"/>
      </w:rPr>
      <w:drawing>
        <wp:anchor distT="0" distB="0" distL="0" distR="0" simplePos="0" relativeHeight="251630592" behindDoc="0" locked="0" layoutInCell="1" allowOverlap="1" wp14:anchorId="5D9462FC" wp14:editId="63EC638A">
          <wp:simplePos x="0" y="0"/>
          <wp:positionH relativeFrom="page">
            <wp:posOffset>5544766</wp:posOffset>
          </wp:positionH>
          <wp:positionV relativeFrom="paragraph">
            <wp:posOffset>-169653</wp:posOffset>
          </wp:positionV>
          <wp:extent cx="1313234" cy="457200"/>
          <wp:effectExtent l="0" t="0" r="1270" b="0"/>
          <wp:wrapNone/>
          <wp:docPr id="103680343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331913" cy="463703"/>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C4C6" w14:textId="77777777" w:rsidR="004D62A0" w:rsidRDefault="004D62A0" w:rsidP="002D6674">
      <w:r>
        <w:separator/>
      </w:r>
    </w:p>
  </w:footnote>
  <w:footnote w:type="continuationSeparator" w:id="0">
    <w:p w14:paraId="548A1D5D" w14:textId="77777777" w:rsidR="004D62A0" w:rsidRDefault="004D62A0" w:rsidP="002D6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084F" w14:textId="17ACA096" w:rsidR="00367D91" w:rsidRDefault="00367D91">
    <w:pPr>
      <w:pStyle w:val="Encabezado"/>
    </w:pPr>
    <w:r>
      <w:rPr>
        <w:noProof/>
        <w:sz w:val="20"/>
      </w:rPr>
      <mc:AlternateContent>
        <mc:Choice Requires="wps">
          <w:drawing>
            <wp:anchor distT="0" distB="0" distL="0" distR="0" simplePos="0" relativeHeight="251667456" behindDoc="0" locked="0" layoutInCell="1" allowOverlap="1" wp14:anchorId="54995097" wp14:editId="43B4A377">
              <wp:simplePos x="0" y="0"/>
              <wp:positionH relativeFrom="page">
                <wp:posOffset>1109609</wp:posOffset>
              </wp:positionH>
              <wp:positionV relativeFrom="topMargin">
                <wp:posOffset>133563</wp:posOffset>
              </wp:positionV>
              <wp:extent cx="5890260" cy="955497"/>
              <wp:effectExtent l="0" t="0" r="0" b="0"/>
              <wp:wrapNone/>
              <wp:docPr id="27"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0260" cy="955497"/>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4"/>
                            <w:gridCol w:w="1985"/>
                            <w:gridCol w:w="2693"/>
                            <w:gridCol w:w="1373"/>
                            <w:gridCol w:w="891"/>
                            <w:gridCol w:w="1136"/>
                          </w:tblGrid>
                          <w:tr w:rsidR="00367D91" w14:paraId="52930E75" w14:textId="77777777">
                            <w:trPr>
                              <w:trHeight w:val="345"/>
                            </w:trPr>
                            <w:tc>
                              <w:tcPr>
                                <w:tcW w:w="1064" w:type="dxa"/>
                                <w:vMerge w:val="restart"/>
                              </w:tcPr>
                              <w:p w14:paraId="144C469D" w14:textId="4F406ECE" w:rsidR="00367D91" w:rsidRDefault="00367D91" w:rsidP="005615FE">
                                <w:pPr>
                                  <w:pStyle w:val="TableParagraph"/>
                                  <w:jc w:val="center"/>
                                  <w:rPr>
                                    <w:rFonts w:ascii="Times New Roman"/>
                                    <w:sz w:val="20"/>
                                  </w:rPr>
                                </w:pPr>
                                <w:r>
                                  <w:rPr>
                                    <w:noProof/>
                                  </w:rPr>
                                  <w:drawing>
                                    <wp:inline distT="0" distB="0" distL="0" distR="0" wp14:anchorId="75E7B976" wp14:editId="55C2E1E5">
                                      <wp:extent cx="563880" cy="755015"/>
                                      <wp:effectExtent l="0" t="0" r="7620" b="6985"/>
                                      <wp:docPr id="113782288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1" cstate="print"/>
                                              <a:stretch>
                                                <a:fillRect/>
                                              </a:stretch>
                                            </pic:blipFill>
                                            <pic:spPr>
                                              <a:xfrm>
                                                <a:off x="0" y="0"/>
                                                <a:ext cx="563880" cy="755015"/>
                                              </a:xfrm>
                                              <a:prstGeom prst="rect">
                                                <a:avLst/>
                                              </a:prstGeom>
                                            </pic:spPr>
                                          </pic:pic>
                                        </a:graphicData>
                                      </a:graphic>
                                    </wp:inline>
                                  </w:drawing>
                                </w:r>
                              </w:p>
                            </w:tc>
                            <w:tc>
                              <w:tcPr>
                                <w:tcW w:w="8078" w:type="dxa"/>
                                <w:gridSpan w:val="5"/>
                                <w:shd w:val="clear" w:color="auto" w:fill="9CC3E2"/>
                              </w:tcPr>
                              <w:p w14:paraId="4D3DAFEE" w14:textId="77777777" w:rsidR="00367D91" w:rsidRDefault="00367D91" w:rsidP="005615FE">
                                <w:pPr>
                                  <w:pStyle w:val="TableParagraph"/>
                                  <w:spacing w:before="139" w:line="187" w:lineRule="exact"/>
                                  <w:ind w:left="20"/>
                                  <w:jc w:val="center"/>
                                  <w:rPr>
                                    <w:rFonts w:ascii="Times New Roman" w:hAnsi="Times New Roman"/>
                                    <w:b/>
                                    <w:sz w:val="18"/>
                                  </w:rPr>
                                </w:pPr>
                                <w:r>
                                  <w:rPr>
                                    <w:rFonts w:ascii="Times New Roman" w:hAnsi="Times New Roman"/>
                                    <w:b/>
                                    <w:sz w:val="18"/>
                                  </w:rPr>
                                  <w:t>ENSEÑANZA</w:t>
                                </w:r>
                                <w:r>
                                  <w:rPr>
                                    <w:rFonts w:ascii="Times New Roman" w:hAnsi="Times New Roman"/>
                                    <w:b/>
                                    <w:spacing w:val="1"/>
                                    <w:sz w:val="18"/>
                                  </w:rPr>
                                  <w:t xml:space="preserve"> </w:t>
                                </w:r>
                                <w:r>
                                  <w:rPr>
                                    <w:rFonts w:ascii="Times New Roman" w:hAnsi="Times New Roman"/>
                                    <w:b/>
                                    <w:sz w:val="18"/>
                                  </w:rPr>
                                  <w:t xml:space="preserve">- </w:t>
                                </w:r>
                                <w:r>
                                  <w:rPr>
                                    <w:rFonts w:ascii="Times New Roman" w:hAnsi="Times New Roman"/>
                                    <w:b/>
                                    <w:spacing w:val="-2"/>
                                    <w:sz w:val="18"/>
                                  </w:rPr>
                                  <w:t>APRENDIZAJE</w:t>
                                </w:r>
                              </w:p>
                            </w:tc>
                          </w:tr>
                          <w:tr w:rsidR="00367D91" w14:paraId="6D1BDC09" w14:textId="77777777" w:rsidTr="005615FE">
                            <w:trPr>
                              <w:trHeight w:val="484"/>
                            </w:trPr>
                            <w:tc>
                              <w:tcPr>
                                <w:tcW w:w="1064" w:type="dxa"/>
                                <w:vMerge/>
                                <w:tcBorders>
                                  <w:top w:val="nil"/>
                                </w:tcBorders>
                              </w:tcPr>
                              <w:p w14:paraId="6E9E85E7" w14:textId="77777777" w:rsidR="00367D91" w:rsidRDefault="00367D91" w:rsidP="005615FE">
                                <w:pPr>
                                  <w:jc w:val="center"/>
                                  <w:rPr>
                                    <w:sz w:val="2"/>
                                    <w:szCs w:val="2"/>
                                  </w:rPr>
                                </w:pPr>
                              </w:p>
                            </w:tc>
                            <w:tc>
                              <w:tcPr>
                                <w:tcW w:w="1985" w:type="dxa"/>
                              </w:tcPr>
                              <w:p w14:paraId="5283E23B" w14:textId="77777777" w:rsidR="00367D91" w:rsidRDefault="00367D91" w:rsidP="005615FE">
                                <w:pPr>
                                  <w:pStyle w:val="TableParagraph"/>
                                  <w:spacing w:before="114" w:line="210" w:lineRule="atLeast"/>
                                  <w:ind w:left="123" w:right="7"/>
                                  <w:jc w:val="center"/>
                                  <w:rPr>
                                    <w:rFonts w:ascii="Times New Roman"/>
                                    <w:b/>
                                    <w:sz w:val="18"/>
                                  </w:rPr>
                                </w:pPr>
                                <w:r>
                                  <w:rPr>
                                    <w:rFonts w:ascii="Times New Roman"/>
                                    <w:b/>
                                    <w:spacing w:val="-2"/>
                                    <w:sz w:val="18"/>
                                  </w:rPr>
                                  <w:t>PROCESO</w:t>
                                </w:r>
                                <w:r>
                                  <w:rPr>
                                    <w:rFonts w:ascii="Times New Roman"/>
                                    <w:b/>
                                    <w:spacing w:val="-10"/>
                                    <w:sz w:val="18"/>
                                  </w:rPr>
                                  <w:t xml:space="preserve"> </w:t>
                                </w:r>
                                <w:r>
                                  <w:rPr>
                                    <w:rFonts w:ascii="Times New Roman"/>
                                    <w:b/>
                                    <w:spacing w:val="-2"/>
                                    <w:sz w:val="18"/>
                                  </w:rPr>
                                  <w:t xml:space="preserve">NIVEL </w:t>
                                </w:r>
                                <w:r>
                                  <w:rPr>
                                    <w:rFonts w:ascii="Times New Roman"/>
                                    <w:b/>
                                    <w:spacing w:val="-4"/>
                                    <w:sz w:val="18"/>
                                  </w:rPr>
                                  <w:t>02:</w:t>
                                </w:r>
                              </w:p>
                            </w:tc>
                            <w:tc>
                              <w:tcPr>
                                <w:tcW w:w="2693" w:type="dxa"/>
                              </w:tcPr>
                              <w:p w14:paraId="288AE041" w14:textId="77777777" w:rsidR="00367D91" w:rsidRDefault="00367D91" w:rsidP="005615FE">
                                <w:pPr>
                                  <w:pStyle w:val="TableParagraph"/>
                                  <w:spacing w:before="114" w:line="210" w:lineRule="atLeast"/>
                                  <w:ind w:left="64" w:firstLine="240"/>
                                  <w:jc w:val="center"/>
                                  <w:rPr>
                                    <w:rFonts w:ascii="Times New Roman" w:hAnsi="Times New Roman"/>
                                    <w:sz w:val="18"/>
                                  </w:rPr>
                                </w:pPr>
                                <w:r>
                                  <w:rPr>
                                    <w:rFonts w:ascii="Times New Roman" w:hAnsi="Times New Roman"/>
                                    <w:sz w:val="18"/>
                                  </w:rPr>
                                  <w:t>PLANIFICACIÓN DE LA ENSEÑANZA</w:t>
                                </w:r>
                                <w:r>
                                  <w:rPr>
                                    <w:rFonts w:ascii="Times New Roman" w:hAnsi="Times New Roman"/>
                                    <w:spacing w:val="-12"/>
                                    <w:sz w:val="18"/>
                                  </w:rPr>
                                  <w:t xml:space="preserve"> </w:t>
                                </w:r>
                                <w:r>
                                  <w:rPr>
                                    <w:rFonts w:ascii="Times New Roman" w:hAnsi="Times New Roman"/>
                                    <w:sz w:val="18"/>
                                  </w:rPr>
                                  <w:t>-</w:t>
                                </w:r>
                                <w:r>
                                  <w:rPr>
                                    <w:rFonts w:ascii="Times New Roman" w:hAnsi="Times New Roman"/>
                                    <w:spacing w:val="-11"/>
                                    <w:sz w:val="18"/>
                                  </w:rPr>
                                  <w:t xml:space="preserve"> </w:t>
                                </w:r>
                                <w:r>
                                  <w:rPr>
                                    <w:rFonts w:ascii="Times New Roman" w:hAnsi="Times New Roman"/>
                                    <w:sz w:val="18"/>
                                  </w:rPr>
                                  <w:t>APRENDIZAJE</w:t>
                                </w:r>
                              </w:p>
                            </w:tc>
                            <w:tc>
                              <w:tcPr>
                                <w:tcW w:w="1373" w:type="dxa"/>
                              </w:tcPr>
                              <w:p w14:paraId="72C9E9E3" w14:textId="77777777" w:rsidR="00367D91" w:rsidRDefault="00367D91" w:rsidP="005615FE">
                                <w:pPr>
                                  <w:pStyle w:val="TableParagraph"/>
                                  <w:spacing w:before="131"/>
                                  <w:ind w:left="573"/>
                                  <w:jc w:val="center"/>
                                  <w:rPr>
                                    <w:rFonts w:ascii="Times New Roman" w:hAnsi="Times New Roman"/>
                                    <w:b/>
                                    <w:sz w:val="18"/>
                                  </w:rPr>
                                </w:pPr>
                                <w:r>
                                  <w:rPr>
                                    <w:rFonts w:ascii="Times New Roman" w:hAnsi="Times New Roman"/>
                                    <w:b/>
                                    <w:spacing w:val="-2"/>
                                    <w:sz w:val="18"/>
                                  </w:rPr>
                                  <w:t>Código</w:t>
                                </w:r>
                              </w:p>
                            </w:tc>
                            <w:tc>
                              <w:tcPr>
                                <w:tcW w:w="891" w:type="dxa"/>
                              </w:tcPr>
                              <w:p w14:paraId="471EA638" w14:textId="77777777" w:rsidR="00367D91" w:rsidRDefault="00367D91" w:rsidP="005615FE">
                                <w:pPr>
                                  <w:pStyle w:val="TableParagraph"/>
                                  <w:spacing w:before="131"/>
                                  <w:ind w:left="17" w:right="4"/>
                                  <w:jc w:val="center"/>
                                  <w:rPr>
                                    <w:rFonts w:ascii="Times New Roman"/>
                                    <w:b/>
                                    <w:sz w:val="18"/>
                                  </w:rPr>
                                </w:pPr>
                                <w:r>
                                  <w:rPr>
                                    <w:rFonts w:ascii="Times New Roman"/>
                                    <w:b/>
                                    <w:spacing w:val="-2"/>
                                    <w:sz w:val="18"/>
                                  </w:rPr>
                                  <w:t>Fecha</w:t>
                                </w:r>
                              </w:p>
                            </w:tc>
                            <w:tc>
                              <w:tcPr>
                                <w:tcW w:w="1136" w:type="dxa"/>
                              </w:tcPr>
                              <w:p w14:paraId="7DDB9CD0" w14:textId="77777777" w:rsidR="00367D91" w:rsidRDefault="00367D91" w:rsidP="005615FE">
                                <w:pPr>
                                  <w:pStyle w:val="TableParagraph"/>
                                  <w:spacing w:before="131"/>
                                  <w:ind w:left="22"/>
                                  <w:jc w:val="center"/>
                                  <w:rPr>
                                    <w:rFonts w:ascii="Times New Roman" w:hAnsi="Times New Roman"/>
                                    <w:b/>
                                    <w:sz w:val="18"/>
                                  </w:rPr>
                                </w:pPr>
                                <w:r>
                                  <w:rPr>
                                    <w:rFonts w:ascii="Times New Roman" w:hAnsi="Times New Roman"/>
                                    <w:b/>
                                    <w:spacing w:val="-2"/>
                                    <w:sz w:val="18"/>
                                  </w:rPr>
                                  <w:t>Página</w:t>
                                </w:r>
                              </w:p>
                            </w:tc>
                          </w:tr>
                          <w:tr w:rsidR="00367D91" w14:paraId="1E912A4E" w14:textId="77777777" w:rsidTr="005615FE">
                            <w:trPr>
                              <w:trHeight w:val="489"/>
                            </w:trPr>
                            <w:tc>
                              <w:tcPr>
                                <w:tcW w:w="1064" w:type="dxa"/>
                                <w:vMerge/>
                                <w:tcBorders>
                                  <w:top w:val="nil"/>
                                </w:tcBorders>
                              </w:tcPr>
                              <w:p w14:paraId="60D52480" w14:textId="77777777" w:rsidR="00367D91" w:rsidRDefault="00367D91" w:rsidP="005615FE">
                                <w:pPr>
                                  <w:jc w:val="center"/>
                                  <w:rPr>
                                    <w:sz w:val="2"/>
                                    <w:szCs w:val="2"/>
                                  </w:rPr>
                                </w:pPr>
                              </w:p>
                            </w:tc>
                            <w:tc>
                              <w:tcPr>
                                <w:tcW w:w="1985" w:type="dxa"/>
                              </w:tcPr>
                              <w:p w14:paraId="6BE63D9B" w14:textId="77777777" w:rsidR="00367D91" w:rsidRDefault="00367D91" w:rsidP="005615FE">
                                <w:pPr>
                                  <w:pStyle w:val="TableParagraph"/>
                                  <w:spacing w:before="138"/>
                                  <w:ind w:left="123"/>
                                  <w:jc w:val="center"/>
                                  <w:rPr>
                                    <w:rFonts w:ascii="Times New Roman"/>
                                    <w:b/>
                                    <w:sz w:val="18"/>
                                  </w:rPr>
                                </w:pPr>
                                <w:r>
                                  <w:rPr>
                                    <w:rFonts w:ascii="Times New Roman"/>
                                    <w:b/>
                                    <w:spacing w:val="-2"/>
                                    <w:sz w:val="18"/>
                                  </w:rPr>
                                  <w:t>REGISTRO:</w:t>
                                </w:r>
                              </w:p>
                            </w:tc>
                            <w:tc>
                              <w:tcPr>
                                <w:tcW w:w="2693" w:type="dxa"/>
                              </w:tcPr>
                              <w:p w14:paraId="7AD64DDA" w14:textId="77777777" w:rsidR="00367D91" w:rsidRDefault="00367D91" w:rsidP="005615FE">
                                <w:pPr>
                                  <w:pStyle w:val="TableParagraph"/>
                                  <w:spacing w:before="138"/>
                                  <w:ind w:left="468"/>
                                  <w:jc w:val="center"/>
                                  <w:rPr>
                                    <w:rFonts w:ascii="Times New Roman" w:hAnsi="Times New Roman"/>
                                    <w:sz w:val="18"/>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 xml:space="preserve">DE </w:t>
                                </w:r>
                                <w:r>
                                  <w:rPr>
                                    <w:rFonts w:ascii="Times New Roman" w:hAnsi="Times New Roman"/>
                                    <w:spacing w:val="-2"/>
                                    <w:sz w:val="18"/>
                                  </w:rPr>
                                  <w:t>SÍLABO</w:t>
                                </w:r>
                              </w:p>
                            </w:tc>
                            <w:tc>
                              <w:tcPr>
                                <w:tcW w:w="1373" w:type="dxa"/>
                              </w:tcPr>
                              <w:p w14:paraId="0A75AFCA" w14:textId="77777777" w:rsidR="00367D91" w:rsidRDefault="00367D91" w:rsidP="005615FE">
                                <w:pPr>
                                  <w:pStyle w:val="TableParagraph"/>
                                  <w:spacing w:before="138"/>
                                  <w:ind w:left="153"/>
                                  <w:jc w:val="center"/>
                                  <w:rPr>
                                    <w:rFonts w:ascii="Times New Roman"/>
                                    <w:sz w:val="18"/>
                                  </w:rPr>
                                </w:pPr>
                                <w:r>
                                  <w:rPr>
                                    <w:rFonts w:ascii="Times New Roman"/>
                                    <w:spacing w:val="-2"/>
                                    <w:sz w:val="18"/>
                                  </w:rPr>
                                  <w:t>M.FAP.03.01-RE-</w:t>
                                </w:r>
                                <w:r>
                                  <w:rPr>
                                    <w:rFonts w:ascii="Times New Roman"/>
                                    <w:spacing w:val="-5"/>
                                    <w:sz w:val="18"/>
                                  </w:rPr>
                                  <w:t>08</w:t>
                                </w:r>
                              </w:p>
                            </w:tc>
                            <w:tc>
                              <w:tcPr>
                                <w:tcW w:w="891" w:type="dxa"/>
                              </w:tcPr>
                              <w:p w14:paraId="5FE59B24" w14:textId="77777777" w:rsidR="00367D91" w:rsidRDefault="00367D91" w:rsidP="005615FE">
                                <w:pPr>
                                  <w:pStyle w:val="TableParagraph"/>
                                  <w:spacing w:before="138"/>
                                  <w:ind w:left="17"/>
                                  <w:jc w:val="center"/>
                                  <w:rPr>
                                    <w:rFonts w:ascii="Times New Roman"/>
                                    <w:sz w:val="18"/>
                                  </w:rPr>
                                </w:pPr>
                                <w:r>
                                  <w:rPr>
                                    <w:rFonts w:ascii="Times New Roman"/>
                                    <w:spacing w:val="-2"/>
                                    <w:sz w:val="18"/>
                                  </w:rPr>
                                  <w:t>20/02/2025</w:t>
                                </w:r>
                              </w:p>
                            </w:tc>
                            <w:tc>
                              <w:tcPr>
                                <w:tcW w:w="1136" w:type="dxa"/>
                              </w:tcPr>
                              <w:p w14:paraId="067DAE37" w14:textId="77777777" w:rsidR="00367D91" w:rsidRDefault="00367D91" w:rsidP="005615FE">
                                <w:pPr>
                                  <w:pStyle w:val="TableParagraph"/>
                                  <w:spacing w:before="207"/>
                                  <w:ind w:left="22" w:right="3"/>
                                  <w:jc w:val="center"/>
                                  <w:rPr>
                                    <w:rFonts w:ascii="Times New Roman" w:hAnsi="Times New Roman"/>
                                    <w:b/>
                                    <w:sz w:val="18"/>
                                  </w:rPr>
                                </w:pPr>
                                <w:r>
                                  <w:rPr>
                                    <w:rFonts w:ascii="Times New Roman" w:hAnsi="Times New Roman"/>
                                    <w:sz w:val="18"/>
                                  </w:rPr>
                                  <w:t xml:space="preserve">Página </w:t>
                                </w:r>
                                <w:r>
                                  <w:rPr>
                                    <w:rFonts w:ascii="Times New Roman" w:hAnsi="Times New Roman"/>
                                    <w:b/>
                                    <w:sz w:val="18"/>
                                  </w:rPr>
                                  <w:fldChar w:fldCharType="begin"/>
                                </w:r>
                                <w:r>
                                  <w:rPr>
                                    <w:rFonts w:ascii="Times New Roman" w:hAnsi="Times New Roman"/>
                                    <w:b/>
                                    <w:sz w:val="18"/>
                                  </w:rPr>
                                  <w:instrText xml:space="preserve"> PAGE </w:instrText>
                                </w:r>
                                <w:r>
                                  <w:rPr>
                                    <w:rFonts w:ascii="Times New Roman" w:hAnsi="Times New Roman"/>
                                    <w:b/>
                                    <w:sz w:val="18"/>
                                  </w:rPr>
                                  <w:fldChar w:fldCharType="separate"/>
                                </w:r>
                                <w:r>
                                  <w:rPr>
                                    <w:rFonts w:ascii="Times New Roman" w:hAnsi="Times New Roman"/>
                                    <w:b/>
                                    <w:sz w:val="18"/>
                                  </w:rPr>
                                  <w:t>4</w:t>
                                </w:r>
                                <w:r>
                                  <w:rPr>
                                    <w:rFonts w:ascii="Times New Roman" w:hAnsi="Times New Roman"/>
                                    <w:b/>
                                    <w:sz w:val="18"/>
                                  </w:rPr>
                                  <w:fldChar w:fldCharType="end"/>
                                </w:r>
                                <w:r>
                                  <w:rPr>
                                    <w:rFonts w:ascii="Times New Roman" w:hAnsi="Times New Roman"/>
                                    <w:b/>
                                    <w:spacing w:val="1"/>
                                    <w:sz w:val="18"/>
                                  </w:rPr>
                                  <w:t xml:space="preserve"> </w:t>
                                </w:r>
                                <w:r>
                                  <w:rPr>
                                    <w:rFonts w:ascii="Times New Roman" w:hAnsi="Times New Roman"/>
                                    <w:sz w:val="18"/>
                                  </w:rPr>
                                  <w:t xml:space="preserve">de </w:t>
                                </w:r>
                                <w:r>
                                  <w:rPr>
                                    <w:rFonts w:ascii="Times New Roman" w:hAnsi="Times New Roman"/>
                                    <w:b/>
                                    <w:spacing w:val="-10"/>
                                    <w:sz w:val="18"/>
                                  </w:rPr>
                                  <w:t>8</w:t>
                                </w:r>
                              </w:p>
                            </w:tc>
                          </w:tr>
                        </w:tbl>
                        <w:p w14:paraId="4210C043" w14:textId="77777777" w:rsidR="00367D91" w:rsidRDefault="00367D91" w:rsidP="005615FE">
                          <w:pPr>
                            <w:pStyle w:val="Textoindependiente"/>
                            <w:jc w:val="center"/>
                          </w:pPr>
                        </w:p>
                      </w:txbxContent>
                    </wps:txbx>
                    <wps:bodyPr wrap="square" lIns="0" tIns="0" rIns="0" bIns="0" rtlCol="0">
                      <a:noAutofit/>
                    </wps:bodyPr>
                  </wps:wsp>
                </a:graphicData>
              </a:graphic>
              <wp14:sizeRelV relativeFrom="margin">
                <wp14:pctHeight>0</wp14:pctHeight>
              </wp14:sizeRelV>
            </wp:anchor>
          </w:drawing>
        </mc:Choice>
        <mc:Fallback>
          <w:pict>
            <v:shapetype w14:anchorId="54995097" id="_x0000_t202" coordsize="21600,21600" o:spt="202" path="m,l,21600r21600,l21600,xe">
              <v:stroke joinstyle="miter"/>
              <v:path gradientshapeok="t" o:connecttype="rect"/>
            </v:shapetype>
            <v:shape id="Textbox 13" o:spid="_x0000_s1027" type="#_x0000_t202" style="position:absolute;margin-left:87.35pt;margin-top:10.5pt;width:463.8pt;height:75.25pt;z-index:251667456;visibility:visible;mso-wrap-style:square;mso-height-percent:0;mso-wrap-distance-left:0;mso-wrap-distance-top:0;mso-wrap-distance-right:0;mso-wrap-distance-bottom:0;mso-position-horizontal:absolute;mso-position-horizontal-relative:page;mso-position-vertical:absolute;mso-position-vertical-relative:top-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4"/>
                      <w:gridCol w:w="1985"/>
                      <w:gridCol w:w="2693"/>
                      <w:gridCol w:w="1373"/>
                      <w:gridCol w:w="891"/>
                      <w:gridCol w:w="1136"/>
                    </w:tblGrid>
                    <w:tr w:rsidR="00367D91" w14:paraId="52930E75" w14:textId="77777777">
                      <w:trPr>
                        <w:trHeight w:val="345"/>
                      </w:trPr>
                      <w:tc>
                        <w:tcPr>
                          <w:tcW w:w="1064" w:type="dxa"/>
                          <w:vMerge w:val="restart"/>
                        </w:tcPr>
                        <w:p w14:paraId="144C469D" w14:textId="4F406ECE" w:rsidR="00367D91" w:rsidRDefault="00367D91" w:rsidP="005615FE">
                          <w:pPr>
                            <w:pStyle w:val="TableParagraph"/>
                            <w:jc w:val="center"/>
                            <w:rPr>
                              <w:rFonts w:ascii="Times New Roman"/>
                              <w:sz w:val="20"/>
                            </w:rPr>
                          </w:pPr>
                          <w:r>
                            <w:rPr>
                              <w:noProof/>
                            </w:rPr>
                            <w:drawing>
                              <wp:inline distT="0" distB="0" distL="0" distR="0" wp14:anchorId="75E7B976" wp14:editId="55C2E1E5">
                                <wp:extent cx="563880" cy="755015"/>
                                <wp:effectExtent l="0" t="0" r="7620" b="6985"/>
                                <wp:docPr id="113782288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1" cstate="print"/>
                                        <a:stretch>
                                          <a:fillRect/>
                                        </a:stretch>
                                      </pic:blipFill>
                                      <pic:spPr>
                                        <a:xfrm>
                                          <a:off x="0" y="0"/>
                                          <a:ext cx="563880" cy="755015"/>
                                        </a:xfrm>
                                        <a:prstGeom prst="rect">
                                          <a:avLst/>
                                        </a:prstGeom>
                                      </pic:spPr>
                                    </pic:pic>
                                  </a:graphicData>
                                </a:graphic>
                              </wp:inline>
                            </w:drawing>
                          </w:r>
                        </w:p>
                      </w:tc>
                      <w:tc>
                        <w:tcPr>
                          <w:tcW w:w="8078" w:type="dxa"/>
                          <w:gridSpan w:val="5"/>
                          <w:shd w:val="clear" w:color="auto" w:fill="9CC3E2"/>
                        </w:tcPr>
                        <w:p w14:paraId="4D3DAFEE" w14:textId="77777777" w:rsidR="00367D91" w:rsidRDefault="00367D91" w:rsidP="005615FE">
                          <w:pPr>
                            <w:pStyle w:val="TableParagraph"/>
                            <w:spacing w:before="139" w:line="187" w:lineRule="exact"/>
                            <w:ind w:left="20"/>
                            <w:jc w:val="center"/>
                            <w:rPr>
                              <w:rFonts w:ascii="Times New Roman" w:hAnsi="Times New Roman"/>
                              <w:b/>
                              <w:sz w:val="18"/>
                            </w:rPr>
                          </w:pPr>
                          <w:r>
                            <w:rPr>
                              <w:rFonts w:ascii="Times New Roman" w:hAnsi="Times New Roman"/>
                              <w:b/>
                              <w:sz w:val="18"/>
                            </w:rPr>
                            <w:t>ENSEÑANZA</w:t>
                          </w:r>
                          <w:r>
                            <w:rPr>
                              <w:rFonts w:ascii="Times New Roman" w:hAnsi="Times New Roman"/>
                              <w:b/>
                              <w:spacing w:val="1"/>
                              <w:sz w:val="18"/>
                            </w:rPr>
                            <w:t xml:space="preserve"> </w:t>
                          </w:r>
                          <w:r>
                            <w:rPr>
                              <w:rFonts w:ascii="Times New Roman" w:hAnsi="Times New Roman"/>
                              <w:b/>
                              <w:sz w:val="18"/>
                            </w:rPr>
                            <w:t xml:space="preserve">- </w:t>
                          </w:r>
                          <w:r>
                            <w:rPr>
                              <w:rFonts w:ascii="Times New Roman" w:hAnsi="Times New Roman"/>
                              <w:b/>
                              <w:spacing w:val="-2"/>
                              <w:sz w:val="18"/>
                            </w:rPr>
                            <w:t>APRENDIZAJE</w:t>
                          </w:r>
                        </w:p>
                      </w:tc>
                    </w:tr>
                    <w:tr w:rsidR="00367D91" w14:paraId="6D1BDC09" w14:textId="77777777" w:rsidTr="005615FE">
                      <w:trPr>
                        <w:trHeight w:val="484"/>
                      </w:trPr>
                      <w:tc>
                        <w:tcPr>
                          <w:tcW w:w="1064" w:type="dxa"/>
                          <w:vMerge/>
                          <w:tcBorders>
                            <w:top w:val="nil"/>
                          </w:tcBorders>
                        </w:tcPr>
                        <w:p w14:paraId="6E9E85E7" w14:textId="77777777" w:rsidR="00367D91" w:rsidRDefault="00367D91" w:rsidP="005615FE">
                          <w:pPr>
                            <w:jc w:val="center"/>
                            <w:rPr>
                              <w:sz w:val="2"/>
                              <w:szCs w:val="2"/>
                            </w:rPr>
                          </w:pPr>
                        </w:p>
                      </w:tc>
                      <w:tc>
                        <w:tcPr>
                          <w:tcW w:w="1985" w:type="dxa"/>
                        </w:tcPr>
                        <w:p w14:paraId="5283E23B" w14:textId="77777777" w:rsidR="00367D91" w:rsidRDefault="00367D91" w:rsidP="005615FE">
                          <w:pPr>
                            <w:pStyle w:val="TableParagraph"/>
                            <w:spacing w:before="114" w:line="210" w:lineRule="atLeast"/>
                            <w:ind w:left="123" w:right="7"/>
                            <w:jc w:val="center"/>
                            <w:rPr>
                              <w:rFonts w:ascii="Times New Roman"/>
                              <w:b/>
                              <w:sz w:val="18"/>
                            </w:rPr>
                          </w:pPr>
                          <w:r>
                            <w:rPr>
                              <w:rFonts w:ascii="Times New Roman"/>
                              <w:b/>
                              <w:spacing w:val="-2"/>
                              <w:sz w:val="18"/>
                            </w:rPr>
                            <w:t>PROCESO</w:t>
                          </w:r>
                          <w:r>
                            <w:rPr>
                              <w:rFonts w:ascii="Times New Roman"/>
                              <w:b/>
                              <w:spacing w:val="-10"/>
                              <w:sz w:val="18"/>
                            </w:rPr>
                            <w:t xml:space="preserve"> </w:t>
                          </w:r>
                          <w:r>
                            <w:rPr>
                              <w:rFonts w:ascii="Times New Roman"/>
                              <w:b/>
                              <w:spacing w:val="-2"/>
                              <w:sz w:val="18"/>
                            </w:rPr>
                            <w:t xml:space="preserve">NIVEL </w:t>
                          </w:r>
                          <w:r>
                            <w:rPr>
                              <w:rFonts w:ascii="Times New Roman"/>
                              <w:b/>
                              <w:spacing w:val="-4"/>
                              <w:sz w:val="18"/>
                            </w:rPr>
                            <w:t>02:</w:t>
                          </w:r>
                        </w:p>
                      </w:tc>
                      <w:tc>
                        <w:tcPr>
                          <w:tcW w:w="2693" w:type="dxa"/>
                        </w:tcPr>
                        <w:p w14:paraId="288AE041" w14:textId="77777777" w:rsidR="00367D91" w:rsidRDefault="00367D91" w:rsidP="005615FE">
                          <w:pPr>
                            <w:pStyle w:val="TableParagraph"/>
                            <w:spacing w:before="114" w:line="210" w:lineRule="atLeast"/>
                            <w:ind w:left="64" w:firstLine="240"/>
                            <w:jc w:val="center"/>
                            <w:rPr>
                              <w:rFonts w:ascii="Times New Roman" w:hAnsi="Times New Roman"/>
                              <w:sz w:val="18"/>
                            </w:rPr>
                          </w:pPr>
                          <w:r>
                            <w:rPr>
                              <w:rFonts w:ascii="Times New Roman" w:hAnsi="Times New Roman"/>
                              <w:sz w:val="18"/>
                            </w:rPr>
                            <w:t>PLANIFICACIÓN DE LA ENSEÑANZA</w:t>
                          </w:r>
                          <w:r>
                            <w:rPr>
                              <w:rFonts w:ascii="Times New Roman" w:hAnsi="Times New Roman"/>
                              <w:spacing w:val="-12"/>
                              <w:sz w:val="18"/>
                            </w:rPr>
                            <w:t xml:space="preserve"> </w:t>
                          </w:r>
                          <w:r>
                            <w:rPr>
                              <w:rFonts w:ascii="Times New Roman" w:hAnsi="Times New Roman"/>
                              <w:sz w:val="18"/>
                            </w:rPr>
                            <w:t>-</w:t>
                          </w:r>
                          <w:r>
                            <w:rPr>
                              <w:rFonts w:ascii="Times New Roman" w:hAnsi="Times New Roman"/>
                              <w:spacing w:val="-11"/>
                              <w:sz w:val="18"/>
                            </w:rPr>
                            <w:t xml:space="preserve"> </w:t>
                          </w:r>
                          <w:r>
                            <w:rPr>
                              <w:rFonts w:ascii="Times New Roman" w:hAnsi="Times New Roman"/>
                              <w:sz w:val="18"/>
                            </w:rPr>
                            <w:t>APRENDIZAJE</w:t>
                          </w:r>
                        </w:p>
                      </w:tc>
                      <w:tc>
                        <w:tcPr>
                          <w:tcW w:w="1373" w:type="dxa"/>
                        </w:tcPr>
                        <w:p w14:paraId="72C9E9E3" w14:textId="77777777" w:rsidR="00367D91" w:rsidRDefault="00367D91" w:rsidP="005615FE">
                          <w:pPr>
                            <w:pStyle w:val="TableParagraph"/>
                            <w:spacing w:before="131"/>
                            <w:ind w:left="573"/>
                            <w:jc w:val="center"/>
                            <w:rPr>
                              <w:rFonts w:ascii="Times New Roman" w:hAnsi="Times New Roman"/>
                              <w:b/>
                              <w:sz w:val="18"/>
                            </w:rPr>
                          </w:pPr>
                          <w:r>
                            <w:rPr>
                              <w:rFonts w:ascii="Times New Roman" w:hAnsi="Times New Roman"/>
                              <w:b/>
                              <w:spacing w:val="-2"/>
                              <w:sz w:val="18"/>
                            </w:rPr>
                            <w:t>Código</w:t>
                          </w:r>
                        </w:p>
                      </w:tc>
                      <w:tc>
                        <w:tcPr>
                          <w:tcW w:w="891" w:type="dxa"/>
                        </w:tcPr>
                        <w:p w14:paraId="471EA638" w14:textId="77777777" w:rsidR="00367D91" w:rsidRDefault="00367D91" w:rsidP="005615FE">
                          <w:pPr>
                            <w:pStyle w:val="TableParagraph"/>
                            <w:spacing w:before="131"/>
                            <w:ind w:left="17" w:right="4"/>
                            <w:jc w:val="center"/>
                            <w:rPr>
                              <w:rFonts w:ascii="Times New Roman"/>
                              <w:b/>
                              <w:sz w:val="18"/>
                            </w:rPr>
                          </w:pPr>
                          <w:r>
                            <w:rPr>
                              <w:rFonts w:ascii="Times New Roman"/>
                              <w:b/>
                              <w:spacing w:val="-2"/>
                              <w:sz w:val="18"/>
                            </w:rPr>
                            <w:t>Fecha</w:t>
                          </w:r>
                        </w:p>
                      </w:tc>
                      <w:tc>
                        <w:tcPr>
                          <w:tcW w:w="1136" w:type="dxa"/>
                        </w:tcPr>
                        <w:p w14:paraId="7DDB9CD0" w14:textId="77777777" w:rsidR="00367D91" w:rsidRDefault="00367D91" w:rsidP="005615FE">
                          <w:pPr>
                            <w:pStyle w:val="TableParagraph"/>
                            <w:spacing w:before="131"/>
                            <w:ind w:left="22"/>
                            <w:jc w:val="center"/>
                            <w:rPr>
                              <w:rFonts w:ascii="Times New Roman" w:hAnsi="Times New Roman"/>
                              <w:b/>
                              <w:sz w:val="18"/>
                            </w:rPr>
                          </w:pPr>
                          <w:r>
                            <w:rPr>
                              <w:rFonts w:ascii="Times New Roman" w:hAnsi="Times New Roman"/>
                              <w:b/>
                              <w:spacing w:val="-2"/>
                              <w:sz w:val="18"/>
                            </w:rPr>
                            <w:t>Página</w:t>
                          </w:r>
                        </w:p>
                      </w:tc>
                    </w:tr>
                    <w:tr w:rsidR="00367D91" w14:paraId="1E912A4E" w14:textId="77777777" w:rsidTr="005615FE">
                      <w:trPr>
                        <w:trHeight w:val="489"/>
                      </w:trPr>
                      <w:tc>
                        <w:tcPr>
                          <w:tcW w:w="1064" w:type="dxa"/>
                          <w:vMerge/>
                          <w:tcBorders>
                            <w:top w:val="nil"/>
                          </w:tcBorders>
                        </w:tcPr>
                        <w:p w14:paraId="60D52480" w14:textId="77777777" w:rsidR="00367D91" w:rsidRDefault="00367D91" w:rsidP="005615FE">
                          <w:pPr>
                            <w:jc w:val="center"/>
                            <w:rPr>
                              <w:sz w:val="2"/>
                              <w:szCs w:val="2"/>
                            </w:rPr>
                          </w:pPr>
                        </w:p>
                      </w:tc>
                      <w:tc>
                        <w:tcPr>
                          <w:tcW w:w="1985" w:type="dxa"/>
                        </w:tcPr>
                        <w:p w14:paraId="6BE63D9B" w14:textId="77777777" w:rsidR="00367D91" w:rsidRDefault="00367D91" w:rsidP="005615FE">
                          <w:pPr>
                            <w:pStyle w:val="TableParagraph"/>
                            <w:spacing w:before="138"/>
                            <w:ind w:left="123"/>
                            <w:jc w:val="center"/>
                            <w:rPr>
                              <w:rFonts w:ascii="Times New Roman"/>
                              <w:b/>
                              <w:sz w:val="18"/>
                            </w:rPr>
                          </w:pPr>
                          <w:r>
                            <w:rPr>
                              <w:rFonts w:ascii="Times New Roman"/>
                              <w:b/>
                              <w:spacing w:val="-2"/>
                              <w:sz w:val="18"/>
                            </w:rPr>
                            <w:t>REGISTRO:</w:t>
                          </w:r>
                        </w:p>
                      </w:tc>
                      <w:tc>
                        <w:tcPr>
                          <w:tcW w:w="2693" w:type="dxa"/>
                        </w:tcPr>
                        <w:p w14:paraId="7AD64DDA" w14:textId="77777777" w:rsidR="00367D91" w:rsidRDefault="00367D91" w:rsidP="005615FE">
                          <w:pPr>
                            <w:pStyle w:val="TableParagraph"/>
                            <w:spacing w:before="138"/>
                            <w:ind w:left="468"/>
                            <w:jc w:val="center"/>
                            <w:rPr>
                              <w:rFonts w:ascii="Times New Roman" w:hAnsi="Times New Roman"/>
                              <w:sz w:val="18"/>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 xml:space="preserve">DE </w:t>
                          </w:r>
                          <w:r>
                            <w:rPr>
                              <w:rFonts w:ascii="Times New Roman" w:hAnsi="Times New Roman"/>
                              <w:spacing w:val="-2"/>
                              <w:sz w:val="18"/>
                            </w:rPr>
                            <w:t>SÍLABO</w:t>
                          </w:r>
                        </w:p>
                      </w:tc>
                      <w:tc>
                        <w:tcPr>
                          <w:tcW w:w="1373" w:type="dxa"/>
                        </w:tcPr>
                        <w:p w14:paraId="0A75AFCA" w14:textId="77777777" w:rsidR="00367D91" w:rsidRDefault="00367D91" w:rsidP="005615FE">
                          <w:pPr>
                            <w:pStyle w:val="TableParagraph"/>
                            <w:spacing w:before="138"/>
                            <w:ind w:left="153"/>
                            <w:jc w:val="center"/>
                            <w:rPr>
                              <w:rFonts w:ascii="Times New Roman"/>
                              <w:sz w:val="18"/>
                            </w:rPr>
                          </w:pPr>
                          <w:r>
                            <w:rPr>
                              <w:rFonts w:ascii="Times New Roman"/>
                              <w:spacing w:val="-2"/>
                              <w:sz w:val="18"/>
                            </w:rPr>
                            <w:t>M.FAP.03.01-RE-</w:t>
                          </w:r>
                          <w:r>
                            <w:rPr>
                              <w:rFonts w:ascii="Times New Roman"/>
                              <w:spacing w:val="-5"/>
                              <w:sz w:val="18"/>
                            </w:rPr>
                            <w:t>08</w:t>
                          </w:r>
                        </w:p>
                      </w:tc>
                      <w:tc>
                        <w:tcPr>
                          <w:tcW w:w="891" w:type="dxa"/>
                        </w:tcPr>
                        <w:p w14:paraId="5FE59B24" w14:textId="77777777" w:rsidR="00367D91" w:rsidRDefault="00367D91" w:rsidP="005615FE">
                          <w:pPr>
                            <w:pStyle w:val="TableParagraph"/>
                            <w:spacing w:before="138"/>
                            <w:ind w:left="17"/>
                            <w:jc w:val="center"/>
                            <w:rPr>
                              <w:rFonts w:ascii="Times New Roman"/>
                              <w:sz w:val="18"/>
                            </w:rPr>
                          </w:pPr>
                          <w:r>
                            <w:rPr>
                              <w:rFonts w:ascii="Times New Roman"/>
                              <w:spacing w:val="-2"/>
                              <w:sz w:val="18"/>
                            </w:rPr>
                            <w:t>20/02/2025</w:t>
                          </w:r>
                        </w:p>
                      </w:tc>
                      <w:tc>
                        <w:tcPr>
                          <w:tcW w:w="1136" w:type="dxa"/>
                        </w:tcPr>
                        <w:p w14:paraId="067DAE37" w14:textId="77777777" w:rsidR="00367D91" w:rsidRDefault="00367D91" w:rsidP="005615FE">
                          <w:pPr>
                            <w:pStyle w:val="TableParagraph"/>
                            <w:spacing w:before="207"/>
                            <w:ind w:left="22" w:right="3"/>
                            <w:jc w:val="center"/>
                            <w:rPr>
                              <w:rFonts w:ascii="Times New Roman" w:hAnsi="Times New Roman"/>
                              <w:b/>
                              <w:sz w:val="18"/>
                            </w:rPr>
                          </w:pPr>
                          <w:r>
                            <w:rPr>
                              <w:rFonts w:ascii="Times New Roman" w:hAnsi="Times New Roman"/>
                              <w:sz w:val="18"/>
                            </w:rPr>
                            <w:t xml:space="preserve">Página </w:t>
                          </w:r>
                          <w:r>
                            <w:rPr>
                              <w:rFonts w:ascii="Times New Roman" w:hAnsi="Times New Roman"/>
                              <w:b/>
                              <w:sz w:val="18"/>
                            </w:rPr>
                            <w:fldChar w:fldCharType="begin"/>
                          </w:r>
                          <w:r>
                            <w:rPr>
                              <w:rFonts w:ascii="Times New Roman" w:hAnsi="Times New Roman"/>
                              <w:b/>
                              <w:sz w:val="18"/>
                            </w:rPr>
                            <w:instrText xml:space="preserve"> PAGE </w:instrText>
                          </w:r>
                          <w:r>
                            <w:rPr>
                              <w:rFonts w:ascii="Times New Roman" w:hAnsi="Times New Roman"/>
                              <w:b/>
                              <w:sz w:val="18"/>
                            </w:rPr>
                            <w:fldChar w:fldCharType="separate"/>
                          </w:r>
                          <w:r>
                            <w:rPr>
                              <w:rFonts w:ascii="Times New Roman" w:hAnsi="Times New Roman"/>
                              <w:b/>
                              <w:sz w:val="18"/>
                            </w:rPr>
                            <w:t>4</w:t>
                          </w:r>
                          <w:r>
                            <w:rPr>
                              <w:rFonts w:ascii="Times New Roman" w:hAnsi="Times New Roman"/>
                              <w:b/>
                              <w:sz w:val="18"/>
                            </w:rPr>
                            <w:fldChar w:fldCharType="end"/>
                          </w:r>
                          <w:r>
                            <w:rPr>
                              <w:rFonts w:ascii="Times New Roman" w:hAnsi="Times New Roman"/>
                              <w:b/>
                              <w:spacing w:val="1"/>
                              <w:sz w:val="18"/>
                            </w:rPr>
                            <w:t xml:space="preserve"> </w:t>
                          </w:r>
                          <w:r>
                            <w:rPr>
                              <w:rFonts w:ascii="Times New Roman" w:hAnsi="Times New Roman"/>
                              <w:sz w:val="18"/>
                            </w:rPr>
                            <w:t xml:space="preserve">de </w:t>
                          </w:r>
                          <w:r>
                            <w:rPr>
                              <w:rFonts w:ascii="Times New Roman" w:hAnsi="Times New Roman"/>
                              <w:b/>
                              <w:spacing w:val="-10"/>
                              <w:sz w:val="18"/>
                            </w:rPr>
                            <w:t>8</w:t>
                          </w:r>
                        </w:p>
                      </w:tc>
                    </w:tr>
                  </w:tbl>
                  <w:p w14:paraId="4210C043" w14:textId="77777777" w:rsidR="00367D91" w:rsidRDefault="00367D91" w:rsidP="005615FE">
                    <w:pPr>
                      <w:pStyle w:val="Textoindependiente"/>
                      <w:jc w:val="center"/>
                    </w:pP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12BA6" w14:textId="77777777" w:rsidR="006269F6" w:rsidRDefault="006269F6">
    <w:pPr>
      <w:pStyle w:val="Textoindependiente"/>
      <w:spacing w:line="14" w:lineRule="auto"/>
      <w:rPr>
        <w:sz w:val="20"/>
      </w:rPr>
    </w:pPr>
    <w:r>
      <w:rPr>
        <w:noProof/>
        <w:sz w:val="20"/>
      </w:rPr>
      <mc:AlternateContent>
        <mc:Choice Requires="wps">
          <w:drawing>
            <wp:anchor distT="0" distB="0" distL="0" distR="0" simplePos="0" relativeHeight="251656704" behindDoc="0" locked="0" layoutInCell="1" allowOverlap="1" wp14:anchorId="01848561" wp14:editId="1DA04EFB">
              <wp:simplePos x="0" y="0"/>
              <wp:positionH relativeFrom="page">
                <wp:posOffset>1084580</wp:posOffset>
              </wp:positionH>
              <wp:positionV relativeFrom="page">
                <wp:posOffset>115367</wp:posOffset>
              </wp:positionV>
              <wp:extent cx="5890260" cy="906144"/>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0260" cy="906144"/>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4"/>
                            <w:gridCol w:w="1995"/>
                            <w:gridCol w:w="2551"/>
                            <w:gridCol w:w="1505"/>
                            <w:gridCol w:w="891"/>
                            <w:gridCol w:w="1136"/>
                          </w:tblGrid>
                          <w:tr w:rsidR="006269F6" w14:paraId="27392AFB" w14:textId="77777777">
                            <w:trPr>
                              <w:trHeight w:val="344"/>
                            </w:trPr>
                            <w:tc>
                              <w:tcPr>
                                <w:tcW w:w="1064" w:type="dxa"/>
                                <w:vMerge w:val="restart"/>
                              </w:tcPr>
                              <w:p w14:paraId="570E19F0" w14:textId="77777777" w:rsidR="006269F6" w:rsidRDefault="006269F6">
                                <w:pPr>
                                  <w:pStyle w:val="TableParagraph"/>
                                  <w:rPr>
                                    <w:rFonts w:ascii="Times New Roman"/>
                                    <w:sz w:val="20"/>
                                  </w:rPr>
                                </w:pPr>
                              </w:p>
                            </w:tc>
                            <w:tc>
                              <w:tcPr>
                                <w:tcW w:w="8078" w:type="dxa"/>
                                <w:gridSpan w:val="5"/>
                                <w:shd w:val="clear" w:color="auto" w:fill="9CC3E2"/>
                              </w:tcPr>
                              <w:p w14:paraId="5305F948" w14:textId="77777777" w:rsidR="006269F6" w:rsidRDefault="006269F6">
                                <w:pPr>
                                  <w:pStyle w:val="TableParagraph"/>
                                  <w:spacing w:before="137" w:line="187" w:lineRule="exact"/>
                                  <w:ind w:left="20"/>
                                  <w:jc w:val="center"/>
                                  <w:rPr>
                                    <w:rFonts w:ascii="Times New Roman" w:hAnsi="Times New Roman"/>
                                    <w:b/>
                                    <w:sz w:val="18"/>
                                  </w:rPr>
                                </w:pPr>
                                <w:r>
                                  <w:rPr>
                                    <w:rFonts w:ascii="Times New Roman" w:hAnsi="Times New Roman"/>
                                    <w:b/>
                                    <w:sz w:val="18"/>
                                  </w:rPr>
                                  <w:t>ENSEÑANZA</w:t>
                                </w:r>
                                <w:r>
                                  <w:rPr>
                                    <w:rFonts w:ascii="Times New Roman" w:hAnsi="Times New Roman"/>
                                    <w:b/>
                                    <w:spacing w:val="1"/>
                                    <w:sz w:val="18"/>
                                  </w:rPr>
                                  <w:t xml:space="preserve"> </w:t>
                                </w:r>
                                <w:r>
                                  <w:rPr>
                                    <w:rFonts w:ascii="Times New Roman" w:hAnsi="Times New Roman"/>
                                    <w:b/>
                                    <w:sz w:val="18"/>
                                  </w:rPr>
                                  <w:t xml:space="preserve">- </w:t>
                                </w:r>
                                <w:r>
                                  <w:rPr>
                                    <w:rFonts w:ascii="Times New Roman" w:hAnsi="Times New Roman"/>
                                    <w:b/>
                                    <w:spacing w:val="-2"/>
                                    <w:sz w:val="18"/>
                                  </w:rPr>
                                  <w:t>APRENDIZAJE</w:t>
                                </w:r>
                              </w:p>
                            </w:tc>
                          </w:tr>
                          <w:tr w:rsidR="006269F6" w14:paraId="658808DE" w14:textId="77777777" w:rsidTr="00BB58D8">
                            <w:trPr>
                              <w:trHeight w:val="489"/>
                            </w:trPr>
                            <w:tc>
                              <w:tcPr>
                                <w:tcW w:w="1064" w:type="dxa"/>
                                <w:vMerge/>
                                <w:tcBorders>
                                  <w:top w:val="nil"/>
                                </w:tcBorders>
                              </w:tcPr>
                              <w:p w14:paraId="5732A145" w14:textId="77777777" w:rsidR="006269F6" w:rsidRDefault="006269F6">
                                <w:pPr>
                                  <w:rPr>
                                    <w:sz w:val="2"/>
                                    <w:szCs w:val="2"/>
                                  </w:rPr>
                                </w:pPr>
                              </w:p>
                            </w:tc>
                            <w:tc>
                              <w:tcPr>
                                <w:tcW w:w="1995" w:type="dxa"/>
                              </w:tcPr>
                              <w:p w14:paraId="4C61B5D9" w14:textId="77777777" w:rsidR="006269F6" w:rsidRDefault="006269F6">
                                <w:pPr>
                                  <w:pStyle w:val="TableParagraph"/>
                                  <w:spacing w:before="114" w:line="210" w:lineRule="atLeast"/>
                                  <w:ind w:left="123" w:right="7"/>
                                  <w:rPr>
                                    <w:rFonts w:ascii="Times New Roman"/>
                                    <w:b/>
                                    <w:sz w:val="18"/>
                                  </w:rPr>
                                </w:pPr>
                                <w:r>
                                  <w:rPr>
                                    <w:rFonts w:ascii="Times New Roman"/>
                                    <w:b/>
                                    <w:spacing w:val="-2"/>
                                    <w:sz w:val="18"/>
                                  </w:rPr>
                                  <w:t>PROCESO</w:t>
                                </w:r>
                                <w:r>
                                  <w:rPr>
                                    <w:rFonts w:ascii="Times New Roman"/>
                                    <w:b/>
                                    <w:spacing w:val="-10"/>
                                    <w:sz w:val="18"/>
                                  </w:rPr>
                                  <w:t xml:space="preserve"> </w:t>
                                </w:r>
                                <w:r>
                                  <w:rPr>
                                    <w:rFonts w:ascii="Times New Roman"/>
                                    <w:b/>
                                    <w:spacing w:val="-2"/>
                                    <w:sz w:val="18"/>
                                  </w:rPr>
                                  <w:t xml:space="preserve">NIVEL </w:t>
                                </w:r>
                                <w:r>
                                  <w:rPr>
                                    <w:rFonts w:ascii="Times New Roman"/>
                                    <w:b/>
                                    <w:spacing w:val="-4"/>
                                    <w:sz w:val="18"/>
                                  </w:rPr>
                                  <w:t>02:</w:t>
                                </w:r>
                              </w:p>
                            </w:tc>
                            <w:tc>
                              <w:tcPr>
                                <w:tcW w:w="2551" w:type="dxa"/>
                              </w:tcPr>
                              <w:p w14:paraId="5B8A213E" w14:textId="77777777" w:rsidR="006269F6" w:rsidRDefault="006269F6">
                                <w:pPr>
                                  <w:pStyle w:val="TableParagraph"/>
                                  <w:spacing w:before="114" w:line="210" w:lineRule="atLeast"/>
                                  <w:ind w:left="64" w:firstLine="240"/>
                                  <w:rPr>
                                    <w:rFonts w:ascii="Times New Roman" w:hAnsi="Times New Roman"/>
                                    <w:sz w:val="18"/>
                                  </w:rPr>
                                </w:pPr>
                                <w:r>
                                  <w:rPr>
                                    <w:rFonts w:ascii="Times New Roman" w:hAnsi="Times New Roman"/>
                                    <w:sz w:val="18"/>
                                  </w:rPr>
                                  <w:t>PLANIFICACIÓN DE LA ENSEÑANZA</w:t>
                                </w:r>
                                <w:r>
                                  <w:rPr>
                                    <w:rFonts w:ascii="Times New Roman" w:hAnsi="Times New Roman"/>
                                    <w:spacing w:val="-12"/>
                                    <w:sz w:val="18"/>
                                  </w:rPr>
                                  <w:t xml:space="preserve"> </w:t>
                                </w:r>
                                <w:r>
                                  <w:rPr>
                                    <w:rFonts w:ascii="Times New Roman" w:hAnsi="Times New Roman"/>
                                    <w:sz w:val="18"/>
                                  </w:rPr>
                                  <w:t>-</w:t>
                                </w:r>
                                <w:r>
                                  <w:rPr>
                                    <w:rFonts w:ascii="Times New Roman" w:hAnsi="Times New Roman"/>
                                    <w:spacing w:val="-11"/>
                                    <w:sz w:val="18"/>
                                  </w:rPr>
                                  <w:t xml:space="preserve"> </w:t>
                                </w:r>
                                <w:r>
                                  <w:rPr>
                                    <w:rFonts w:ascii="Times New Roman" w:hAnsi="Times New Roman"/>
                                    <w:sz w:val="18"/>
                                  </w:rPr>
                                  <w:t>APRENDIZAJE</w:t>
                                </w:r>
                              </w:p>
                            </w:tc>
                            <w:tc>
                              <w:tcPr>
                                <w:tcW w:w="1505" w:type="dxa"/>
                              </w:tcPr>
                              <w:p w14:paraId="5D2A3870" w14:textId="77777777" w:rsidR="006269F6" w:rsidRDefault="006269F6">
                                <w:pPr>
                                  <w:pStyle w:val="TableParagraph"/>
                                  <w:spacing w:before="131"/>
                                  <w:ind w:left="573"/>
                                  <w:rPr>
                                    <w:rFonts w:ascii="Times New Roman" w:hAnsi="Times New Roman"/>
                                    <w:b/>
                                    <w:sz w:val="18"/>
                                  </w:rPr>
                                </w:pPr>
                                <w:r>
                                  <w:rPr>
                                    <w:rFonts w:ascii="Times New Roman" w:hAnsi="Times New Roman"/>
                                    <w:b/>
                                    <w:spacing w:val="-2"/>
                                    <w:sz w:val="18"/>
                                  </w:rPr>
                                  <w:t>Código</w:t>
                                </w:r>
                              </w:p>
                            </w:tc>
                            <w:tc>
                              <w:tcPr>
                                <w:tcW w:w="891" w:type="dxa"/>
                              </w:tcPr>
                              <w:p w14:paraId="37C416A0" w14:textId="77777777" w:rsidR="006269F6" w:rsidRDefault="006269F6">
                                <w:pPr>
                                  <w:pStyle w:val="TableParagraph"/>
                                  <w:spacing w:before="131"/>
                                  <w:ind w:left="17" w:right="4"/>
                                  <w:jc w:val="center"/>
                                  <w:rPr>
                                    <w:rFonts w:ascii="Times New Roman"/>
                                    <w:b/>
                                    <w:sz w:val="18"/>
                                  </w:rPr>
                                </w:pPr>
                                <w:r>
                                  <w:rPr>
                                    <w:rFonts w:ascii="Times New Roman"/>
                                    <w:b/>
                                    <w:spacing w:val="-2"/>
                                    <w:sz w:val="18"/>
                                  </w:rPr>
                                  <w:t>Fecha</w:t>
                                </w:r>
                              </w:p>
                            </w:tc>
                            <w:tc>
                              <w:tcPr>
                                <w:tcW w:w="1136" w:type="dxa"/>
                              </w:tcPr>
                              <w:p w14:paraId="78A4CE37" w14:textId="77777777" w:rsidR="006269F6" w:rsidRDefault="006269F6">
                                <w:pPr>
                                  <w:pStyle w:val="TableParagraph"/>
                                  <w:spacing w:before="131"/>
                                  <w:ind w:left="22"/>
                                  <w:jc w:val="center"/>
                                  <w:rPr>
                                    <w:rFonts w:ascii="Times New Roman" w:hAnsi="Times New Roman"/>
                                    <w:b/>
                                    <w:sz w:val="18"/>
                                  </w:rPr>
                                </w:pPr>
                                <w:r>
                                  <w:rPr>
                                    <w:rFonts w:ascii="Times New Roman" w:hAnsi="Times New Roman"/>
                                    <w:b/>
                                    <w:spacing w:val="-2"/>
                                    <w:sz w:val="18"/>
                                  </w:rPr>
                                  <w:t>Página</w:t>
                                </w:r>
                              </w:p>
                            </w:tc>
                          </w:tr>
                          <w:tr w:rsidR="006269F6" w14:paraId="07E1A714" w14:textId="77777777" w:rsidTr="00BB58D8">
                            <w:trPr>
                              <w:trHeight w:val="200"/>
                            </w:trPr>
                            <w:tc>
                              <w:tcPr>
                                <w:tcW w:w="1064" w:type="dxa"/>
                                <w:vMerge/>
                                <w:tcBorders>
                                  <w:top w:val="nil"/>
                                </w:tcBorders>
                              </w:tcPr>
                              <w:p w14:paraId="2EC91447" w14:textId="77777777" w:rsidR="006269F6" w:rsidRDefault="006269F6">
                                <w:pPr>
                                  <w:rPr>
                                    <w:sz w:val="2"/>
                                    <w:szCs w:val="2"/>
                                  </w:rPr>
                                </w:pPr>
                              </w:p>
                            </w:tc>
                            <w:tc>
                              <w:tcPr>
                                <w:tcW w:w="1995" w:type="dxa"/>
                              </w:tcPr>
                              <w:p w14:paraId="731BA349" w14:textId="77777777" w:rsidR="006269F6" w:rsidRDefault="006269F6">
                                <w:pPr>
                                  <w:pStyle w:val="TableParagraph"/>
                                  <w:spacing w:before="138"/>
                                  <w:ind w:left="123"/>
                                  <w:rPr>
                                    <w:rFonts w:ascii="Times New Roman"/>
                                    <w:b/>
                                    <w:sz w:val="18"/>
                                  </w:rPr>
                                </w:pPr>
                                <w:r>
                                  <w:rPr>
                                    <w:rFonts w:ascii="Times New Roman"/>
                                    <w:b/>
                                    <w:spacing w:val="-2"/>
                                    <w:sz w:val="18"/>
                                  </w:rPr>
                                  <w:t>REGISTRO:</w:t>
                                </w:r>
                              </w:p>
                            </w:tc>
                            <w:tc>
                              <w:tcPr>
                                <w:tcW w:w="2551" w:type="dxa"/>
                              </w:tcPr>
                              <w:p w14:paraId="065409E7" w14:textId="77777777" w:rsidR="006269F6" w:rsidRDefault="006269F6">
                                <w:pPr>
                                  <w:pStyle w:val="TableParagraph"/>
                                  <w:spacing w:before="138"/>
                                  <w:ind w:left="468"/>
                                  <w:rPr>
                                    <w:rFonts w:ascii="Times New Roman" w:hAnsi="Times New Roman"/>
                                    <w:sz w:val="18"/>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 xml:space="preserve">DE </w:t>
                                </w:r>
                                <w:r>
                                  <w:rPr>
                                    <w:rFonts w:ascii="Times New Roman" w:hAnsi="Times New Roman"/>
                                    <w:spacing w:val="-2"/>
                                    <w:sz w:val="18"/>
                                  </w:rPr>
                                  <w:t>SÍLABO</w:t>
                                </w:r>
                              </w:p>
                            </w:tc>
                            <w:tc>
                              <w:tcPr>
                                <w:tcW w:w="1505" w:type="dxa"/>
                              </w:tcPr>
                              <w:p w14:paraId="610CA96C" w14:textId="77777777" w:rsidR="006269F6" w:rsidRDefault="006269F6" w:rsidP="00BB58D8">
                                <w:pPr>
                                  <w:pStyle w:val="TableParagraph"/>
                                  <w:spacing w:before="138"/>
                                  <w:rPr>
                                    <w:rFonts w:ascii="Times New Roman"/>
                                    <w:sz w:val="18"/>
                                  </w:rPr>
                                </w:pPr>
                                <w:r>
                                  <w:rPr>
                                    <w:rFonts w:ascii="Times New Roman"/>
                                    <w:spacing w:val="-2"/>
                                    <w:sz w:val="18"/>
                                  </w:rPr>
                                  <w:t>M.FAP.03.01-RE-</w:t>
                                </w:r>
                                <w:r>
                                  <w:rPr>
                                    <w:rFonts w:ascii="Times New Roman"/>
                                    <w:spacing w:val="-5"/>
                                    <w:sz w:val="18"/>
                                  </w:rPr>
                                  <w:t>08</w:t>
                                </w:r>
                              </w:p>
                            </w:tc>
                            <w:tc>
                              <w:tcPr>
                                <w:tcW w:w="891" w:type="dxa"/>
                              </w:tcPr>
                              <w:p w14:paraId="3DCC9184" w14:textId="77777777" w:rsidR="006269F6" w:rsidRDefault="006269F6">
                                <w:pPr>
                                  <w:pStyle w:val="TableParagraph"/>
                                  <w:spacing w:before="138"/>
                                  <w:ind w:left="17"/>
                                  <w:jc w:val="center"/>
                                  <w:rPr>
                                    <w:rFonts w:ascii="Times New Roman"/>
                                    <w:sz w:val="18"/>
                                  </w:rPr>
                                </w:pPr>
                                <w:r>
                                  <w:rPr>
                                    <w:rFonts w:ascii="Times New Roman"/>
                                    <w:spacing w:val="-2"/>
                                    <w:sz w:val="18"/>
                                  </w:rPr>
                                  <w:t>20/02/2025</w:t>
                                </w:r>
                              </w:p>
                            </w:tc>
                            <w:tc>
                              <w:tcPr>
                                <w:tcW w:w="1136" w:type="dxa"/>
                              </w:tcPr>
                              <w:p w14:paraId="6BF74367" w14:textId="77777777" w:rsidR="006269F6" w:rsidRDefault="006269F6">
                                <w:pPr>
                                  <w:pStyle w:val="TableParagraph"/>
                                  <w:spacing w:before="207"/>
                                  <w:ind w:left="22" w:right="3"/>
                                  <w:jc w:val="center"/>
                                  <w:rPr>
                                    <w:rFonts w:ascii="Times New Roman" w:hAnsi="Times New Roman"/>
                                    <w:b/>
                                    <w:sz w:val="18"/>
                                  </w:rPr>
                                </w:pPr>
                                <w:r>
                                  <w:rPr>
                                    <w:rFonts w:ascii="Times New Roman" w:hAnsi="Times New Roman"/>
                                    <w:sz w:val="18"/>
                                  </w:rPr>
                                  <w:t xml:space="preserve">Página </w:t>
                                </w:r>
                                <w:r>
                                  <w:rPr>
                                    <w:rFonts w:ascii="Times New Roman" w:hAnsi="Times New Roman"/>
                                    <w:b/>
                                    <w:sz w:val="18"/>
                                  </w:rPr>
                                  <w:fldChar w:fldCharType="begin"/>
                                </w:r>
                                <w:r>
                                  <w:rPr>
                                    <w:rFonts w:ascii="Times New Roman" w:hAnsi="Times New Roman"/>
                                    <w:b/>
                                    <w:sz w:val="18"/>
                                  </w:rPr>
                                  <w:instrText xml:space="preserve"> PAGE </w:instrText>
                                </w:r>
                                <w:r>
                                  <w:rPr>
                                    <w:rFonts w:ascii="Times New Roman" w:hAnsi="Times New Roman"/>
                                    <w:b/>
                                    <w:sz w:val="18"/>
                                  </w:rPr>
                                  <w:fldChar w:fldCharType="separate"/>
                                </w:r>
                                <w:r>
                                  <w:rPr>
                                    <w:rFonts w:ascii="Times New Roman" w:hAnsi="Times New Roman"/>
                                    <w:b/>
                                    <w:sz w:val="18"/>
                                  </w:rPr>
                                  <w:t>6</w:t>
                                </w:r>
                                <w:r>
                                  <w:rPr>
                                    <w:rFonts w:ascii="Times New Roman" w:hAnsi="Times New Roman"/>
                                    <w:b/>
                                    <w:sz w:val="18"/>
                                  </w:rPr>
                                  <w:fldChar w:fldCharType="end"/>
                                </w:r>
                                <w:r>
                                  <w:rPr>
                                    <w:rFonts w:ascii="Times New Roman" w:hAnsi="Times New Roman"/>
                                    <w:b/>
                                    <w:spacing w:val="1"/>
                                    <w:sz w:val="18"/>
                                  </w:rPr>
                                  <w:t xml:space="preserve"> </w:t>
                                </w:r>
                                <w:r>
                                  <w:rPr>
                                    <w:rFonts w:ascii="Times New Roman" w:hAnsi="Times New Roman"/>
                                    <w:sz w:val="18"/>
                                  </w:rPr>
                                  <w:t xml:space="preserve">de </w:t>
                                </w:r>
                                <w:r>
                                  <w:rPr>
                                    <w:rFonts w:ascii="Times New Roman" w:hAnsi="Times New Roman"/>
                                    <w:b/>
                                    <w:spacing w:val="-10"/>
                                    <w:sz w:val="18"/>
                                  </w:rPr>
                                  <w:t>8</w:t>
                                </w:r>
                              </w:p>
                            </w:tc>
                          </w:tr>
                        </w:tbl>
                        <w:p w14:paraId="76D36A07" w14:textId="77777777" w:rsidR="006269F6" w:rsidRDefault="006269F6">
                          <w:pPr>
                            <w:pStyle w:val="Textoindependiente"/>
                          </w:pPr>
                        </w:p>
                      </w:txbxContent>
                    </wps:txbx>
                    <wps:bodyPr wrap="square" lIns="0" tIns="0" rIns="0" bIns="0" rtlCol="0">
                      <a:noAutofit/>
                    </wps:bodyPr>
                  </wps:wsp>
                </a:graphicData>
              </a:graphic>
            </wp:anchor>
          </w:drawing>
        </mc:Choice>
        <mc:Fallback>
          <w:pict>
            <v:shapetype w14:anchorId="01848561" id="_x0000_t202" coordsize="21600,21600" o:spt="202" path="m,l,21600r21600,l21600,xe">
              <v:stroke joinstyle="miter"/>
              <v:path gradientshapeok="t" o:connecttype="rect"/>
            </v:shapetype>
            <v:shape id="Textbox 19" o:spid="_x0000_s1028" type="#_x0000_t202" style="position:absolute;margin-left:85.4pt;margin-top:9.1pt;width:463.8pt;height:71.3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4"/>
                      <w:gridCol w:w="1995"/>
                      <w:gridCol w:w="2551"/>
                      <w:gridCol w:w="1505"/>
                      <w:gridCol w:w="891"/>
                      <w:gridCol w:w="1136"/>
                    </w:tblGrid>
                    <w:tr w:rsidR="006269F6" w14:paraId="27392AFB" w14:textId="77777777">
                      <w:trPr>
                        <w:trHeight w:val="344"/>
                      </w:trPr>
                      <w:tc>
                        <w:tcPr>
                          <w:tcW w:w="1064" w:type="dxa"/>
                          <w:vMerge w:val="restart"/>
                        </w:tcPr>
                        <w:p w14:paraId="570E19F0" w14:textId="77777777" w:rsidR="006269F6" w:rsidRDefault="006269F6">
                          <w:pPr>
                            <w:pStyle w:val="TableParagraph"/>
                            <w:rPr>
                              <w:rFonts w:ascii="Times New Roman"/>
                              <w:sz w:val="20"/>
                            </w:rPr>
                          </w:pPr>
                        </w:p>
                      </w:tc>
                      <w:tc>
                        <w:tcPr>
                          <w:tcW w:w="8078" w:type="dxa"/>
                          <w:gridSpan w:val="5"/>
                          <w:shd w:val="clear" w:color="auto" w:fill="9CC3E2"/>
                        </w:tcPr>
                        <w:p w14:paraId="5305F948" w14:textId="77777777" w:rsidR="006269F6" w:rsidRDefault="006269F6">
                          <w:pPr>
                            <w:pStyle w:val="TableParagraph"/>
                            <w:spacing w:before="137" w:line="187" w:lineRule="exact"/>
                            <w:ind w:left="20"/>
                            <w:jc w:val="center"/>
                            <w:rPr>
                              <w:rFonts w:ascii="Times New Roman" w:hAnsi="Times New Roman"/>
                              <w:b/>
                              <w:sz w:val="18"/>
                            </w:rPr>
                          </w:pPr>
                          <w:r>
                            <w:rPr>
                              <w:rFonts w:ascii="Times New Roman" w:hAnsi="Times New Roman"/>
                              <w:b/>
                              <w:sz w:val="18"/>
                            </w:rPr>
                            <w:t>ENSEÑANZA</w:t>
                          </w:r>
                          <w:r>
                            <w:rPr>
                              <w:rFonts w:ascii="Times New Roman" w:hAnsi="Times New Roman"/>
                              <w:b/>
                              <w:spacing w:val="1"/>
                              <w:sz w:val="18"/>
                            </w:rPr>
                            <w:t xml:space="preserve"> </w:t>
                          </w:r>
                          <w:r>
                            <w:rPr>
                              <w:rFonts w:ascii="Times New Roman" w:hAnsi="Times New Roman"/>
                              <w:b/>
                              <w:sz w:val="18"/>
                            </w:rPr>
                            <w:t xml:space="preserve">- </w:t>
                          </w:r>
                          <w:r>
                            <w:rPr>
                              <w:rFonts w:ascii="Times New Roman" w:hAnsi="Times New Roman"/>
                              <w:b/>
                              <w:spacing w:val="-2"/>
                              <w:sz w:val="18"/>
                            </w:rPr>
                            <w:t>APRENDIZAJE</w:t>
                          </w:r>
                        </w:p>
                      </w:tc>
                    </w:tr>
                    <w:tr w:rsidR="006269F6" w14:paraId="658808DE" w14:textId="77777777" w:rsidTr="00BB58D8">
                      <w:trPr>
                        <w:trHeight w:val="489"/>
                      </w:trPr>
                      <w:tc>
                        <w:tcPr>
                          <w:tcW w:w="1064" w:type="dxa"/>
                          <w:vMerge/>
                          <w:tcBorders>
                            <w:top w:val="nil"/>
                          </w:tcBorders>
                        </w:tcPr>
                        <w:p w14:paraId="5732A145" w14:textId="77777777" w:rsidR="006269F6" w:rsidRDefault="006269F6">
                          <w:pPr>
                            <w:rPr>
                              <w:sz w:val="2"/>
                              <w:szCs w:val="2"/>
                            </w:rPr>
                          </w:pPr>
                        </w:p>
                      </w:tc>
                      <w:tc>
                        <w:tcPr>
                          <w:tcW w:w="1995" w:type="dxa"/>
                        </w:tcPr>
                        <w:p w14:paraId="4C61B5D9" w14:textId="77777777" w:rsidR="006269F6" w:rsidRDefault="006269F6">
                          <w:pPr>
                            <w:pStyle w:val="TableParagraph"/>
                            <w:spacing w:before="114" w:line="210" w:lineRule="atLeast"/>
                            <w:ind w:left="123" w:right="7"/>
                            <w:rPr>
                              <w:rFonts w:ascii="Times New Roman"/>
                              <w:b/>
                              <w:sz w:val="18"/>
                            </w:rPr>
                          </w:pPr>
                          <w:r>
                            <w:rPr>
                              <w:rFonts w:ascii="Times New Roman"/>
                              <w:b/>
                              <w:spacing w:val="-2"/>
                              <w:sz w:val="18"/>
                            </w:rPr>
                            <w:t>PROCESO</w:t>
                          </w:r>
                          <w:r>
                            <w:rPr>
                              <w:rFonts w:ascii="Times New Roman"/>
                              <w:b/>
                              <w:spacing w:val="-10"/>
                              <w:sz w:val="18"/>
                            </w:rPr>
                            <w:t xml:space="preserve"> </w:t>
                          </w:r>
                          <w:r>
                            <w:rPr>
                              <w:rFonts w:ascii="Times New Roman"/>
                              <w:b/>
                              <w:spacing w:val="-2"/>
                              <w:sz w:val="18"/>
                            </w:rPr>
                            <w:t xml:space="preserve">NIVEL </w:t>
                          </w:r>
                          <w:r>
                            <w:rPr>
                              <w:rFonts w:ascii="Times New Roman"/>
                              <w:b/>
                              <w:spacing w:val="-4"/>
                              <w:sz w:val="18"/>
                            </w:rPr>
                            <w:t>02:</w:t>
                          </w:r>
                        </w:p>
                      </w:tc>
                      <w:tc>
                        <w:tcPr>
                          <w:tcW w:w="2551" w:type="dxa"/>
                        </w:tcPr>
                        <w:p w14:paraId="5B8A213E" w14:textId="77777777" w:rsidR="006269F6" w:rsidRDefault="006269F6">
                          <w:pPr>
                            <w:pStyle w:val="TableParagraph"/>
                            <w:spacing w:before="114" w:line="210" w:lineRule="atLeast"/>
                            <w:ind w:left="64" w:firstLine="240"/>
                            <w:rPr>
                              <w:rFonts w:ascii="Times New Roman" w:hAnsi="Times New Roman"/>
                              <w:sz w:val="18"/>
                            </w:rPr>
                          </w:pPr>
                          <w:r>
                            <w:rPr>
                              <w:rFonts w:ascii="Times New Roman" w:hAnsi="Times New Roman"/>
                              <w:sz w:val="18"/>
                            </w:rPr>
                            <w:t>PLANIFICACIÓN DE LA ENSEÑANZA</w:t>
                          </w:r>
                          <w:r>
                            <w:rPr>
                              <w:rFonts w:ascii="Times New Roman" w:hAnsi="Times New Roman"/>
                              <w:spacing w:val="-12"/>
                              <w:sz w:val="18"/>
                            </w:rPr>
                            <w:t xml:space="preserve"> </w:t>
                          </w:r>
                          <w:r>
                            <w:rPr>
                              <w:rFonts w:ascii="Times New Roman" w:hAnsi="Times New Roman"/>
                              <w:sz w:val="18"/>
                            </w:rPr>
                            <w:t>-</w:t>
                          </w:r>
                          <w:r>
                            <w:rPr>
                              <w:rFonts w:ascii="Times New Roman" w:hAnsi="Times New Roman"/>
                              <w:spacing w:val="-11"/>
                              <w:sz w:val="18"/>
                            </w:rPr>
                            <w:t xml:space="preserve"> </w:t>
                          </w:r>
                          <w:r>
                            <w:rPr>
                              <w:rFonts w:ascii="Times New Roman" w:hAnsi="Times New Roman"/>
                              <w:sz w:val="18"/>
                            </w:rPr>
                            <w:t>APRENDIZAJE</w:t>
                          </w:r>
                        </w:p>
                      </w:tc>
                      <w:tc>
                        <w:tcPr>
                          <w:tcW w:w="1505" w:type="dxa"/>
                        </w:tcPr>
                        <w:p w14:paraId="5D2A3870" w14:textId="77777777" w:rsidR="006269F6" w:rsidRDefault="006269F6">
                          <w:pPr>
                            <w:pStyle w:val="TableParagraph"/>
                            <w:spacing w:before="131"/>
                            <w:ind w:left="573"/>
                            <w:rPr>
                              <w:rFonts w:ascii="Times New Roman" w:hAnsi="Times New Roman"/>
                              <w:b/>
                              <w:sz w:val="18"/>
                            </w:rPr>
                          </w:pPr>
                          <w:r>
                            <w:rPr>
                              <w:rFonts w:ascii="Times New Roman" w:hAnsi="Times New Roman"/>
                              <w:b/>
                              <w:spacing w:val="-2"/>
                              <w:sz w:val="18"/>
                            </w:rPr>
                            <w:t>Código</w:t>
                          </w:r>
                        </w:p>
                      </w:tc>
                      <w:tc>
                        <w:tcPr>
                          <w:tcW w:w="891" w:type="dxa"/>
                        </w:tcPr>
                        <w:p w14:paraId="37C416A0" w14:textId="77777777" w:rsidR="006269F6" w:rsidRDefault="006269F6">
                          <w:pPr>
                            <w:pStyle w:val="TableParagraph"/>
                            <w:spacing w:before="131"/>
                            <w:ind w:left="17" w:right="4"/>
                            <w:jc w:val="center"/>
                            <w:rPr>
                              <w:rFonts w:ascii="Times New Roman"/>
                              <w:b/>
                              <w:sz w:val="18"/>
                            </w:rPr>
                          </w:pPr>
                          <w:r>
                            <w:rPr>
                              <w:rFonts w:ascii="Times New Roman"/>
                              <w:b/>
                              <w:spacing w:val="-2"/>
                              <w:sz w:val="18"/>
                            </w:rPr>
                            <w:t>Fecha</w:t>
                          </w:r>
                        </w:p>
                      </w:tc>
                      <w:tc>
                        <w:tcPr>
                          <w:tcW w:w="1136" w:type="dxa"/>
                        </w:tcPr>
                        <w:p w14:paraId="78A4CE37" w14:textId="77777777" w:rsidR="006269F6" w:rsidRDefault="006269F6">
                          <w:pPr>
                            <w:pStyle w:val="TableParagraph"/>
                            <w:spacing w:before="131"/>
                            <w:ind w:left="22"/>
                            <w:jc w:val="center"/>
                            <w:rPr>
                              <w:rFonts w:ascii="Times New Roman" w:hAnsi="Times New Roman"/>
                              <w:b/>
                              <w:sz w:val="18"/>
                            </w:rPr>
                          </w:pPr>
                          <w:r>
                            <w:rPr>
                              <w:rFonts w:ascii="Times New Roman" w:hAnsi="Times New Roman"/>
                              <w:b/>
                              <w:spacing w:val="-2"/>
                              <w:sz w:val="18"/>
                            </w:rPr>
                            <w:t>Página</w:t>
                          </w:r>
                        </w:p>
                      </w:tc>
                    </w:tr>
                    <w:tr w:rsidR="006269F6" w14:paraId="07E1A714" w14:textId="77777777" w:rsidTr="00BB58D8">
                      <w:trPr>
                        <w:trHeight w:val="200"/>
                      </w:trPr>
                      <w:tc>
                        <w:tcPr>
                          <w:tcW w:w="1064" w:type="dxa"/>
                          <w:vMerge/>
                          <w:tcBorders>
                            <w:top w:val="nil"/>
                          </w:tcBorders>
                        </w:tcPr>
                        <w:p w14:paraId="2EC91447" w14:textId="77777777" w:rsidR="006269F6" w:rsidRDefault="006269F6">
                          <w:pPr>
                            <w:rPr>
                              <w:sz w:val="2"/>
                              <w:szCs w:val="2"/>
                            </w:rPr>
                          </w:pPr>
                        </w:p>
                      </w:tc>
                      <w:tc>
                        <w:tcPr>
                          <w:tcW w:w="1995" w:type="dxa"/>
                        </w:tcPr>
                        <w:p w14:paraId="731BA349" w14:textId="77777777" w:rsidR="006269F6" w:rsidRDefault="006269F6">
                          <w:pPr>
                            <w:pStyle w:val="TableParagraph"/>
                            <w:spacing w:before="138"/>
                            <w:ind w:left="123"/>
                            <w:rPr>
                              <w:rFonts w:ascii="Times New Roman"/>
                              <w:b/>
                              <w:sz w:val="18"/>
                            </w:rPr>
                          </w:pPr>
                          <w:r>
                            <w:rPr>
                              <w:rFonts w:ascii="Times New Roman"/>
                              <w:b/>
                              <w:spacing w:val="-2"/>
                              <w:sz w:val="18"/>
                            </w:rPr>
                            <w:t>REGISTRO:</w:t>
                          </w:r>
                        </w:p>
                      </w:tc>
                      <w:tc>
                        <w:tcPr>
                          <w:tcW w:w="2551" w:type="dxa"/>
                        </w:tcPr>
                        <w:p w14:paraId="065409E7" w14:textId="77777777" w:rsidR="006269F6" w:rsidRDefault="006269F6">
                          <w:pPr>
                            <w:pStyle w:val="TableParagraph"/>
                            <w:spacing w:before="138"/>
                            <w:ind w:left="468"/>
                            <w:rPr>
                              <w:rFonts w:ascii="Times New Roman" w:hAnsi="Times New Roman"/>
                              <w:sz w:val="18"/>
                            </w:rPr>
                          </w:pPr>
                          <w:r>
                            <w:rPr>
                              <w:rFonts w:ascii="Times New Roman" w:hAnsi="Times New Roman"/>
                              <w:sz w:val="18"/>
                            </w:rPr>
                            <w:t>MODELO</w:t>
                          </w:r>
                          <w:r>
                            <w:rPr>
                              <w:rFonts w:ascii="Times New Roman" w:hAnsi="Times New Roman"/>
                              <w:spacing w:val="-1"/>
                              <w:sz w:val="18"/>
                            </w:rPr>
                            <w:t xml:space="preserve"> </w:t>
                          </w:r>
                          <w:r>
                            <w:rPr>
                              <w:rFonts w:ascii="Times New Roman" w:hAnsi="Times New Roman"/>
                              <w:sz w:val="18"/>
                            </w:rPr>
                            <w:t xml:space="preserve">DE </w:t>
                          </w:r>
                          <w:r>
                            <w:rPr>
                              <w:rFonts w:ascii="Times New Roman" w:hAnsi="Times New Roman"/>
                              <w:spacing w:val="-2"/>
                              <w:sz w:val="18"/>
                            </w:rPr>
                            <w:t>SÍLABO</w:t>
                          </w:r>
                        </w:p>
                      </w:tc>
                      <w:tc>
                        <w:tcPr>
                          <w:tcW w:w="1505" w:type="dxa"/>
                        </w:tcPr>
                        <w:p w14:paraId="610CA96C" w14:textId="77777777" w:rsidR="006269F6" w:rsidRDefault="006269F6" w:rsidP="00BB58D8">
                          <w:pPr>
                            <w:pStyle w:val="TableParagraph"/>
                            <w:spacing w:before="138"/>
                            <w:rPr>
                              <w:rFonts w:ascii="Times New Roman"/>
                              <w:sz w:val="18"/>
                            </w:rPr>
                          </w:pPr>
                          <w:r>
                            <w:rPr>
                              <w:rFonts w:ascii="Times New Roman"/>
                              <w:spacing w:val="-2"/>
                              <w:sz w:val="18"/>
                            </w:rPr>
                            <w:t>M.FAP.03.01-RE-</w:t>
                          </w:r>
                          <w:r>
                            <w:rPr>
                              <w:rFonts w:ascii="Times New Roman"/>
                              <w:spacing w:val="-5"/>
                              <w:sz w:val="18"/>
                            </w:rPr>
                            <w:t>08</w:t>
                          </w:r>
                        </w:p>
                      </w:tc>
                      <w:tc>
                        <w:tcPr>
                          <w:tcW w:w="891" w:type="dxa"/>
                        </w:tcPr>
                        <w:p w14:paraId="3DCC9184" w14:textId="77777777" w:rsidR="006269F6" w:rsidRDefault="006269F6">
                          <w:pPr>
                            <w:pStyle w:val="TableParagraph"/>
                            <w:spacing w:before="138"/>
                            <w:ind w:left="17"/>
                            <w:jc w:val="center"/>
                            <w:rPr>
                              <w:rFonts w:ascii="Times New Roman"/>
                              <w:sz w:val="18"/>
                            </w:rPr>
                          </w:pPr>
                          <w:r>
                            <w:rPr>
                              <w:rFonts w:ascii="Times New Roman"/>
                              <w:spacing w:val="-2"/>
                              <w:sz w:val="18"/>
                            </w:rPr>
                            <w:t>20/02/2025</w:t>
                          </w:r>
                        </w:p>
                      </w:tc>
                      <w:tc>
                        <w:tcPr>
                          <w:tcW w:w="1136" w:type="dxa"/>
                        </w:tcPr>
                        <w:p w14:paraId="6BF74367" w14:textId="77777777" w:rsidR="006269F6" w:rsidRDefault="006269F6">
                          <w:pPr>
                            <w:pStyle w:val="TableParagraph"/>
                            <w:spacing w:before="207"/>
                            <w:ind w:left="22" w:right="3"/>
                            <w:jc w:val="center"/>
                            <w:rPr>
                              <w:rFonts w:ascii="Times New Roman" w:hAnsi="Times New Roman"/>
                              <w:b/>
                              <w:sz w:val="18"/>
                            </w:rPr>
                          </w:pPr>
                          <w:r>
                            <w:rPr>
                              <w:rFonts w:ascii="Times New Roman" w:hAnsi="Times New Roman"/>
                              <w:sz w:val="18"/>
                            </w:rPr>
                            <w:t xml:space="preserve">Página </w:t>
                          </w:r>
                          <w:r>
                            <w:rPr>
                              <w:rFonts w:ascii="Times New Roman" w:hAnsi="Times New Roman"/>
                              <w:b/>
                              <w:sz w:val="18"/>
                            </w:rPr>
                            <w:fldChar w:fldCharType="begin"/>
                          </w:r>
                          <w:r>
                            <w:rPr>
                              <w:rFonts w:ascii="Times New Roman" w:hAnsi="Times New Roman"/>
                              <w:b/>
                              <w:sz w:val="18"/>
                            </w:rPr>
                            <w:instrText xml:space="preserve"> PAGE </w:instrText>
                          </w:r>
                          <w:r>
                            <w:rPr>
                              <w:rFonts w:ascii="Times New Roman" w:hAnsi="Times New Roman"/>
                              <w:b/>
                              <w:sz w:val="18"/>
                            </w:rPr>
                            <w:fldChar w:fldCharType="separate"/>
                          </w:r>
                          <w:r>
                            <w:rPr>
                              <w:rFonts w:ascii="Times New Roman" w:hAnsi="Times New Roman"/>
                              <w:b/>
                              <w:sz w:val="18"/>
                            </w:rPr>
                            <w:t>6</w:t>
                          </w:r>
                          <w:r>
                            <w:rPr>
                              <w:rFonts w:ascii="Times New Roman" w:hAnsi="Times New Roman"/>
                              <w:b/>
                              <w:sz w:val="18"/>
                            </w:rPr>
                            <w:fldChar w:fldCharType="end"/>
                          </w:r>
                          <w:r>
                            <w:rPr>
                              <w:rFonts w:ascii="Times New Roman" w:hAnsi="Times New Roman"/>
                              <w:b/>
                              <w:spacing w:val="1"/>
                              <w:sz w:val="18"/>
                            </w:rPr>
                            <w:t xml:space="preserve"> </w:t>
                          </w:r>
                          <w:r>
                            <w:rPr>
                              <w:rFonts w:ascii="Times New Roman" w:hAnsi="Times New Roman"/>
                              <w:sz w:val="18"/>
                            </w:rPr>
                            <w:t xml:space="preserve">de </w:t>
                          </w:r>
                          <w:r>
                            <w:rPr>
                              <w:rFonts w:ascii="Times New Roman" w:hAnsi="Times New Roman"/>
                              <w:b/>
                              <w:spacing w:val="-10"/>
                              <w:sz w:val="18"/>
                            </w:rPr>
                            <w:t>8</w:t>
                          </w:r>
                        </w:p>
                      </w:tc>
                    </w:tr>
                  </w:tbl>
                  <w:p w14:paraId="76D36A07" w14:textId="77777777" w:rsidR="006269F6" w:rsidRDefault="006269F6">
                    <w:pPr>
                      <w:pStyle w:val="Textoindependiente"/>
                    </w:pPr>
                  </w:p>
                </w:txbxContent>
              </v:textbox>
              <w10:wrap anchorx="page" anchory="page"/>
            </v:shape>
          </w:pict>
        </mc:Fallback>
      </mc:AlternateContent>
    </w:r>
    <w:r>
      <w:rPr>
        <w:noProof/>
        <w:sz w:val="20"/>
      </w:rPr>
      <w:drawing>
        <wp:anchor distT="0" distB="0" distL="0" distR="0" simplePos="0" relativeHeight="251664896" behindDoc="1" locked="0" layoutInCell="1" allowOverlap="1" wp14:anchorId="3F3E4DA8" wp14:editId="5435FF0C">
          <wp:simplePos x="0" y="0"/>
          <wp:positionH relativeFrom="page">
            <wp:posOffset>1225550</wp:posOffset>
          </wp:positionH>
          <wp:positionV relativeFrom="page">
            <wp:posOffset>233679</wp:posOffset>
          </wp:positionV>
          <wp:extent cx="564514" cy="755015"/>
          <wp:effectExtent l="0" t="0" r="0" b="0"/>
          <wp:wrapNone/>
          <wp:docPr id="2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564514" cy="7550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DE5"/>
    <w:multiLevelType w:val="hybridMultilevel"/>
    <w:tmpl w:val="240405F8"/>
    <w:lvl w:ilvl="0" w:tplc="61905550">
      <w:numFmt w:val="bullet"/>
      <w:lvlText w:val=""/>
      <w:lvlJc w:val="left"/>
      <w:pPr>
        <w:ind w:left="283" w:hanging="144"/>
      </w:pPr>
      <w:rPr>
        <w:rFonts w:ascii="Symbol" w:eastAsia="Symbol" w:hAnsi="Symbol" w:cs="Symbol" w:hint="default"/>
        <w:b w:val="0"/>
        <w:bCs w:val="0"/>
        <w:i w:val="0"/>
        <w:iCs w:val="0"/>
        <w:spacing w:val="0"/>
        <w:w w:val="100"/>
        <w:sz w:val="22"/>
        <w:szCs w:val="22"/>
        <w:lang w:val="es-ES" w:eastAsia="en-US" w:bidi="ar-SA"/>
      </w:rPr>
    </w:lvl>
    <w:lvl w:ilvl="1" w:tplc="2EE68654">
      <w:numFmt w:val="bullet"/>
      <w:lvlText w:val="•"/>
      <w:lvlJc w:val="left"/>
      <w:pPr>
        <w:ind w:left="441" w:hanging="144"/>
      </w:pPr>
      <w:rPr>
        <w:rFonts w:hint="default"/>
        <w:lang w:val="es-ES" w:eastAsia="en-US" w:bidi="ar-SA"/>
      </w:rPr>
    </w:lvl>
    <w:lvl w:ilvl="2" w:tplc="C58E61E8">
      <w:numFmt w:val="bullet"/>
      <w:lvlText w:val="•"/>
      <w:lvlJc w:val="left"/>
      <w:pPr>
        <w:ind w:left="602" w:hanging="144"/>
      </w:pPr>
      <w:rPr>
        <w:rFonts w:hint="default"/>
        <w:lang w:val="es-ES" w:eastAsia="en-US" w:bidi="ar-SA"/>
      </w:rPr>
    </w:lvl>
    <w:lvl w:ilvl="3" w:tplc="96CA493A">
      <w:numFmt w:val="bullet"/>
      <w:lvlText w:val="•"/>
      <w:lvlJc w:val="left"/>
      <w:pPr>
        <w:ind w:left="763" w:hanging="144"/>
      </w:pPr>
      <w:rPr>
        <w:rFonts w:hint="default"/>
        <w:lang w:val="es-ES" w:eastAsia="en-US" w:bidi="ar-SA"/>
      </w:rPr>
    </w:lvl>
    <w:lvl w:ilvl="4" w:tplc="B622D33C">
      <w:numFmt w:val="bullet"/>
      <w:lvlText w:val="•"/>
      <w:lvlJc w:val="left"/>
      <w:pPr>
        <w:ind w:left="924" w:hanging="144"/>
      </w:pPr>
      <w:rPr>
        <w:rFonts w:hint="default"/>
        <w:lang w:val="es-ES" w:eastAsia="en-US" w:bidi="ar-SA"/>
      </w:rPr>
    </w:lvl>
    <w:lvl w:ilvl="5" w:tplc="2BAE3334">
      <w:numFmt w:val="bullet"/>
      <w:lvlText w:val="•"/>
      <w:lvlJc w:val="left"/>
      <w:pPr>
        <w:ind w:left="1085" w:hanging="144"/>
      </w:pPr>
      <w:rPr>
        <w:rFonts w:hint="default"/>
        <w:lang w:val="es-ES" w:eastAsia="en-US" w:bidi="ar-SA"/>
      </w:rPr>
    </w:lvl>
    <w:lvl w:ilvl="6" w:tplc="B8D2E626">
      <w:numFmt w:val="bullet"/>
      <w:lvlText w:val="•"/>
      <w:lvlJc w:val="left"/>
      <w:pPr>
        <w:ind w:left="1246" w:hanging="144"/>
      </w:pPr>
      <w:rPr>
        <w:rFonts w:hint="default"/>
        <w:lang w:val="es-ES" w:eastAsia="en-US" w:bidi="ar-SA"/>
      </w:rPr>
    </w:lvl>
    <w:lvl w:ilvl="7" w:tplc="D4DE0AE8">
      <w:numFmt w:val="bullet"/>
      <w:lvlText w:val="•"/>
      <w:lvlJc w:val="left"/>
      <w:pPr>
        <w:ind w:left="1407" w:hanging="144"/>
      </w:pPr>
      <w:rPr>
        <w:rFonts w:hint="default"/>
        <w:lang w:val="es-ES" w:eastAsia="en-US" w:bidi="ar-SA"/>
      </w:rPr>
    </w:lvl>
    <w:lvl w:ilvl="8" w:tplc="E81C0114">
      <w:numFmt w:val="bullet"/>
      <w:lvlText w:val="•"/>
      <w:lvlJc w:val="left"/>
      <w:pPr>
        <w:ind w:left="1568" w:hanging="144"/>
      </w:pPr>
      <w:rPr>
        <w:rFonts w:hint="default"/>
        <w:lang w:val="es-ES" w:eastAsia="en-US" w:bidi="ar-SA"/>
      </w:rPr>
    </w:lvl>
  </w:abstractNum>
  <w:abstractNum w:abstractNumId="1" w15:restartNumberingAfterBreak="0">
    <w:nsid w:val="05C22258"/>
    <w:multiLevelType w:val="hybridMultilevel"/>
    <w:tmpl w:val="79B6AB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D90AF6"/>
    <w:multiLevelType w:val="hybridMultilevel"/>
    <w:tmpl w:val="DD8E4E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6117801"/>
    <w:multiLevelType w:val="hybridMultilevel"/>
    <w:tmpl w:val="2E04C356"/>
    <w:lvl w:ilvl="0" w:tplc="31E47822">
      <w:numFmt w:val="bullet"/>
      <w:lvlText w:val=""/>
      <w:lvlJc w:val="left"/>
      <w:pPr>
        <w:ind w:left="283" w:hanging="144"/>
      </w:pPr>
      <w:rPr>
        <w:rFonts w:ascii="Symbol" w:eastAsia="Symbol" w:hAnsi="Symbol" w:cs="Symbol" w:hint="default"/>
        <w:b w:val="0"/>
        <w:bCs w:val="0"/>
        <w:i w:val="0"/>
        <w:iCs w:val="0"/>
        <w:spacing w:val="0"/>
        <w:w w:val="100"/>
        <w:sz w:val="22"/>
        <w:szCs w:val="22"/>
        <w:lang w:val="es-ES" w:eastAsia="en-US" w:bidi="ar-SA"/>
      </w:rPr>
    </w:lvl>
    <w:lvl w:ilvl="1" w:tplc="570E4FEE">
      <w:numFmt w:val="bullet"/>
      <w:lvlText w:val="•"/>
      <w:lvlJc w:val="left"/>
      <w:pPr>
        <w:ind w:left="441" w:hanging="144"/>
      </w:pPr>
      <w:rPr>
        <w:rFonts w:hint="default"/>
        <w:lang w:val="es-ES" w:eastAsia="en-US" w:bidi="ar-SA"/>
      </w:rPr>
    </w:lvl>
    <w:lvl w:ilvl="2" w:tplc="DACC3D36">
      <w:numFmt w:val="bullet"/>
      <w:lvlText w:val="•"/>
      <w:lvlJc w:val="left"/>
      <w:pPr>
        <w:ind w:left="602" w:hanging="144"/>
      </w:pPr>
      <w:rPr>
        <w:rFonts w:hint="default"/>
        <w:lang w:val="es-ES" w:eastAsia="en-US" w:bidi="ar-SA"/>
      </w:rPr>
    </w:lvl>
    <w:lvl w:ilvl="3" w:tplc="A5285A00">
      <w:numFmt w:val="bullet"/>
      <w:lvlText w:val="•"/>
      <w:lvlJc w:val="left"/>
      <w:pPr>
        <w:ind w:left="764" w:hanging="144"/>
      </w:pPr>
      <w:rPr>
        <w:rFonts w:hint="default"/>
        <w:lang w:val="es-ES" w:eastAsia="en-US" w:bidi="ar-SA"/>
      </w:rPr>
    </w:lvl>
    <w:lvl w:ilvl="4" w:tplc="2ABCFC06">
      <w:numFmt w:val="bullet"/>
      <w:lvlText w:val="•"/>
      <w:lvlJc w:val="left"/>
      <w:pPr>
        <w:ind w:left="925" w:hanging="144"/>
      </w:pPr>
      <w:rPr>
        <w:rFonts w:hint="default"/>
        <w:lang w:val="es-ES" w:eastAsia="en-US" w:bidi="ar-SA"/>
      </w:rPr>
    </w:lvl>
    <w:lvl w:ilvl="5" w:tplc="FEC8C3A8">
      <w:numFmt w:val="bullet"/>
      <w:lvlText w:val="•"/>
      <w:lvlJc w:val="left"/>
      <w:pPr>
        <w:ind w:left="1087" w:hanging="144"/>
      </w:pPr>
      <w:rPr>
        <w:rFonts w:hint="default"/>
        <w:lang w:val="es-ES" w:eastAsia="en-US" w:bidi="ar-SA"/>
      </w:rPr>
    </w:lvl>
    <w:lvl w:ilvl="6" w:tplc="7CBA7154">
      <w:numFmt w:val="bullet"/>
      <w:lvlText w:val="•"/>
      <w:lvlJc w:val="left"/>
      <w:pPr>
        <w:ind w:left="1248" w:hanging="144"/>
      </w:pPr>
      <w:rPr>
        <w:rFonts w:hint="default"/>
        <w:lang w:val="es-ES" w:eastAsia="en-US" w:bidi="ar-SA"/>
      </w:rPr>
    </w:lvl>
    <w:lvl w:ilvl="7" w:tplc="0E4E4D52">
      <w:numFmt w:val="bullet"/>
      <w:lvlText w:val="•"/>
      <w:lvlJc w:val="left"/>
      <w:pPr>
        <w:ind w:left="1409" w:hanging="144"/>
      </w:pPr>
      <w:rPr>
        <w:rFonts w:hint="default"/>
        <w:lang w:val="es-ES" w:eastAsia="en-US" w:bidi="ar-SA"/>
      </w:rPr>
    </w:lvl>
    <w:lvl w:ilvl="8" w:tplc="AD201AA6">
      <w:numFmt w:val="bullet"/>
      <w:lvlText w:val="•"/>
      <w:lvlJc w:val="left"/>
      <w:pPr>
        <w:ind w:left="1571" w:hanging="144"/>
      </w:pPr>
      <w:rPr>
        <w:rFonts w:hint="default"/>
        <w:lang w:val="es-ES" w:eastAsia="en-US" w:bidi="ar-SA"/>
      </w:rPr>
    </w:lvl>
  </w:abstractNum>
  <w:abstractNum w:abstractNumId="4" w15:restartNumberingAfterBreak="0">
    <w:nsid w:val="06A1758F"/>
    <w:multiLevelType w:val="multilevel"/>
    <w:tmpl w:val="4F781204"/>
    <w:lvl w:ilvl="0">
      <w:start w:val="1"/>
      <w:numFmt w:val="decimal"/>
      <w:lvlText w:val="%1"/>
      <w:lvlJc w:val="left"/>
      <w:pPr>
        <w:ind w:left="1827" w:hanging="488"/>
      </w:pPr>
      <w:rPr>
        <w:rFonts w:hint="default"/>
        <w:lang w:val="es-ES" w:eastAsia="en-US" w:bidi="ar-SA"/>
      </w:rPr>
    </w:lvl>
    <w:lvl w:ilvl="1">
      <w:start w:val="1"/>
      <w:numFmt w:val="decimal"/>
      <w:lvlText w:val="%1.%2"/>
      <w:lvlJc w:val="left"/>
      <w:pPr>
        <w:ind w:left="1827" w:hanging="488"/>
      </w:pPr>
      <w:rPr>
        <w:rFonts w:hint="default"/>
        <w:b/>
        <w:bCs/>
        <w:spacing w:val="0"/>
        <w:w w:val="100"/>
        <w:sz w:val="22"/>
        <w:szCs w:val="22"/>
        <w:lang w:val="es-PE" w:eastAsia="en-US" w:bidi="ar-SA"/>
      </w:rPr>
    </w:lvl>
    <w:lvl w:ilvl="2">
      <w:numFmt w:val="bullet"/>
      <w:lvlText w:val="•"/>
      <w:lvlJc w:val="left"/>
      <w:pPr>
        <w:ind w:left="3400" w:hanging="488"/>
      </w:pPr>
      <w:rPr>
        <w:rFonts w:hint="default"/>
        <w:lang w:val="es-ES" w:eastAsia="en-US" w:bidi="ar-SA"/>
      </w:rPr>
    </w:lvl>
    <w:lvl w:ilvl="3">
      <w:numFmt w:val="bullet"/>
      <w:lvlText w:val="•"/>
      <w:lvlJc w:val="left"/>
      <w:pPr>
        <w:ind w:left="4190" w:hanging="488"/>
      </w:pPr>
      <w:rPr>
        <w:rFonts w:hint="default"/>
        <w:lang w:val="es-ES" w:eastAsia="en-US" w:bidi="ar-SA"/>
      </w:rPr>
    </w:lvl>
    <w:lvl w:ilvl="4">
      <w:numFmt w:val="bullet"/>
      <w:lvlText w:val="•"/>
      <w:lvlJc w:val="left"/>
      <w:pPr>
        <w:ind w:left="4980" w:hanging="488"/>
      </w:pPr>
      <w:rPr>
        <w:rFonts w:hint="default"/>
        <w:lang w:val="es-ES" w:eastAsia="en-US" w:bidi="ar-SA"/>
      </w:rPr>
    </w:lvl>
    <w:lvl w:ilvl="5">
      <w:numFmt w:val="bullet"/>
      <w:lvlText w:val="•"/>
      <w:lvlJc w:val="left"/>
      <w:pPr>
        <w:ind w:left="5770" w:hanging="488"/>
      </w:pPr>
      <w:rPr>
        <w:rFonts w:hint="default"/>
        <w:lang w:val="es-ES" w:eastAsia="en-US" w:bidi="ar-SA"/>
      </w:rPr>
    </w:lvl>
    <w:lvl w:ilvl="6">
      <w:numFmt w:val="bullet"/>
      <w:lvlText w:val="•"/>
      <w:lvlJc w:val="left"/>
      <w:pPr>
        <w:ind w:left="6560" w:hanging="488"/>
      </w:pPr>
      <w:rPr>
        <w:rFonts w:hint="default"/>
        <w:lang w:val="es-ES" w:eastAsia="en-US" w:bidi="ar-SA"/>
      </w:rPr>
    </w:lvl>
    <w:lvl w:ilvl="7">
      <w:numFmt w:val="bullet"/>
      <w:lvlText w:val="•"/>
      <w:lvlJc w:val="left"/>
      <w:pPr>
        <w:ind w:left="7350" w:hanging="488"/>
      </w:pPr>
      <w:rPr>
        <w:rFonts w:hint="default"/>
        <w:lang w:val="es-ES" w:eastAsia="en-US" w:bidi="ar-SA"/>
      </w:rPr>
    </w:lvl>
    <w:lvl w:ilvl="8">
      <w:numFmt w:val="bullet"/>
      <w:lvlText w:val="•"/>
      <w:lvlJc w:val="left"/>
      <w:pPr>
        <w:ind w:left="8140" w:hanging="488"/>
      </w:pPr>
      <w:rPr>
        <w:rFonts w:hint="default"/>
        <w:lang w:val="es-ES" w:eastAsia="en-US" w:bidi="ar-SA"/>
      </w:rPr>
    </w:lvl>
  </w:abstractNum>
  <w:abstractNum w:abstractNumId="5" w15:restartNumberingAfterBreak="0">
    <w:nsid w:val="09D97E3D"/>
    <w:multiLevelType w:val="multilevel"/>
    <w:tmpl w:val="85A209D6"/>
    <w:lvl w:ilvl="0">
      <w:start w:val="9"/>
      <w:numFmt w:val="decimal"/>
      <w:lvlText w:val="%1"/>
      <w:lvlJc w:val="left"/>
      <w:pPr>
        <w:ind w:left="1043" w:hanging="424"/>
      </w:pPr>
      <w:rPr>
        <w:rFonts w:hint="default"/>
        <w:lang w:val="es-ES" w:eastAsia="en-US" w:bidi="ar-SA"/>
      </w:rPr>
    </w:lvl>
    <w:lvl w:ilvl="1">
      <w:start w:val="1"/>
      <w:numFmt w:val="decimal"/>
      <w:lvlText w:val="%1.%2."/>
      <w:lvlJc w:val="left"/>
      <w:pPr>
        <w:ind w:left="992" w:hanging="424"/>
      </w:pPr>
      <w:rPr>
        <w:rFonts w:ascii="Calibri" w:eastAsia="Calibri" w:hAnsi="Calibri" w:cs="Calibri" w:hint="default"/>
        <w:b/>
        <w:bCs/>
        <w:i w:val="0"/>
        <w:iCs w:val="0"/>
        <w:spacing w:val="-2"/>
        <w:w w:val="100"/>
        <w:sz w:val="24"/>
        <w:szCs w:val="24"/>
        <w:lang w:val="es-ES" w:eastAsia="en-US" w:bidi="ar-SA"/>
      </w:rPr>
    </w:lvl>
    <w:lvl w:ilvl="2">
      <w:start w:val="1"/>
      <w:numFmt w:val="decimal"/>
      <w:lvlText w:val="%3."/>
      <w:lvlJc w:val="left"/>
      <w:pPr>
        <w:ind w:left="1340" w:hanging="360"/>
      </w:pPr>
      <w:rPr>
        <w:rFonts w:ascii="Calibri" w:eastAsia="Calibri" w:hAnsi="Calibri" w:cs="Calibri" w:hint="default"/>
        <w:b w:val="0"/>
        <w:bCs w:val="0"/>
        <w:i w:val="0"/>
        <w:iCs w:val="0"/>
        <w:spacing w:val="-2"/>
        <w:w w:val="100"/>
        <w:sz w:val="24"/>
        <w:szCs w:val="24"/>
        <w:lang w:val="es-ES" w:eastAsia="en-US" w:bidi="ar-SA"/>
      </w:rPr>
    </w:lvl>
    <w:lvl w:ilvl="3">
      <w:numFmt w:val="bullet"/>
      <w:lvlText w:val="•"/>
      <w:lvlJc w:val="left"/>
      <w:pPr>
        <w:ind w:left="2387" w:hanging="360"/>
      </w:pPr>
      <w:rPr>
        <w:rFonts w:hint="default"/>
        <w:lang w:val="es-ES" w:eastAsia="en-US" w:bidi="ar-SA"/>
      </w:rPr>
    </w:lvl>
    <w:lvl w:ilvl="4">
      <w:numFmt w:val="bullet"/>
      <w:lvlText w:val="•"/>
      <w:lvlJc w:val="left"/>
      <w:pPr>
        <w:ind w:left="3435" w:hanging="360"/>
      </w:pPr>
      <w:rPr>
        <w:rFonts w:hint="default"/>
        <w:lang w:val="es-ES" w:eastAsia="en-US" w:bidi="ar-SA"/>
      </w:rPr>
    </w:lvl>
    <w:lvl w:ilvl="5">
      <w:numFmt w:val="bullet"/>
      <w:lvlText w:val="•"/>
      <w:lvlJc w:val="left"/>
      <w:pPr>
        <w:ind w:left="4482" w:hanging="360"/>
      </w:pPr>
      <w:rPr>
        <w:rFonts w:hint="default"/>
        <w:lang w:val="es-ES" w:eastAsia="en-US" w:bidi="ar-SA"/>
      </w:rPr>
    </w:lvl>
    <w:lvl w:ilvl="6">
      <w:numFmt w:val="bullet"/>
      <w:lvlText w:val="•"/>
      <w:lvlJc w:val="left"/>
      <w:pPr>
        <w:ind w:left="5530"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625" w:hanging="360"/>
      </w:pPr>
      <w:rPr>
        <w:rFonts w:hint="default"/>
        <w:lang w:val="es-ES" w:eastAsia="en-US" w:bidi="ar-SA"/>
      </w:rPr>
    </w:lvl>
  </w:abstractNum>
  <w:abstractNum w:abstractNumId="6" w15:restartNumberingAfterBreak="0">
    <w:nsid w:val="13BD661C"/>
    <w:multiLevelType w:val="hybridMultilevel"/>
    <w:tmpl w:val="FAD07FBE"/>
    <w:lvl w:ilvl="0" w:tplc="12ACB9E2">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98A4669A">
      <w:numFmt w:val="bullet"/>
      <w:lvlText w:val="•"/>
      <w:lvlJc w:val="left"/>
      <w:pPr>
        <w:ind w:left="678" w:hanging="284"/>
      </w:pPr>
      <w:rPr>
        <w:rFonts w:hint="default"/>
        <w:lang w:val="es-ES" w:eastAsia="en-US" w:bidi="ar-SA"/>
      </w:rPr>
    </w:lvl>
    <w:lvl w:ilvl="2" w:tplc="9ECA1A2C">
      <w:numFmt w:val="bullet"/>
      <w:lvlText w:val="•"/>
      <w:lvlJc w:val="left"/>
      <w:pPr>
        <w:ind w:left="916" w:hanging="284"/>
      </w:pPr>
      <w:rPr>
        <w:rFonts w:hint="default"/>
        <w:lang w:val="es-ES" w:eastAsia="en-US" w:bidi="ar-SA"/>
      </w:rPr>
    </w:lvl>
    <w:lvl w:ilvl="3" w:tplc="75C81F9A">
      <w:numFmt w:val="bullet"/>
      <w:lvlText w:val="•"/>
      <w:lvlJc w:val="left"/>
      <w:pPr>
        <w:ind w:left="1154" w:hanging="284"/>
      </w:pPr>
      <w:rPr>
        <w:rFonts w:hint="default"/>
        <w:lang w:val="es-ES" w:eastAsia="en-US" w:bidi="ar-SA"/>
      </w:rPr>
    </w:lvl>
    <w:lvl w:ilvl="4" w:tplc="A670B1DE">
      <w:numFmt w:val="bullet"/>
      <w:lvlText w:val="•"/>
      <w:lvlJc w:val="left"/>
      <w:pPr>
        <w:ind w:left="1392" w:hanging="284"/>
      </w:pPr>
      <w:rPr>
        <w:rFonts w:hint="default"/>
        <w:lang w:val="es-ES" w:eastAsia="en-US" w:bidi="ar-SA"/>
      </w:rPr>
    </w:lvl>
    <w:lvl w:ilvl="5" w:tplc="42D2BEC8">
      <w:numFmt w:val="bullet"/>
      <w:lvlText w:val="•"/>
      <w:lvlJc w:val="left"/>
      <w:pPr>
        <w:ind w:left="1631" w:hanging="284"/>
      </w:pPr>
      <w:rPr>
        <w:rFonts w:hint="default"/>
        <w:lang w:val="es-ES" w:eastAsia="en-US" w:bidi="ar-SA"/>
      </w:rPr>
    </w:lvl>
    <w:lvl w:ilvl="6" w:tplc="81D8D562">
      <w:numFmt w:val="bullet"/>
      <w:lvlText w:val="•"/>
      <w:lvlJc w:val="left"/>
      <w:pPr>
        <w:ind w:left="1869" w:hanging="284"/>
      </w:pPr>
      <w:rPr>
        <w:rFonts w:hint="default"/>
        <w:lang w:val="es-ES" w:eastAsia="en-US" w:bidi="ar-SA"/>
      </w:rPr>
    </w:lvl>
    <w:lvl w:ilvl="7" w:tplc="A46C4AEA">
      <w:numFmt w:val="bullet"/>
      <w:lvlText w:val="•"/>
      <w:lvlJc w:val="left"/>
      <w:pPr>
        <w:ind w:left="2107" w:hanging="284"/>
      </w:pPr>
      <w:rPr>
        <w:rFonts w:hint="default"/>
        <w:lang w:val="es-ES" w:eastAsia="en-US" w:bidi="ar-SA"/>
      </w:rPr>
    </w:lvl>
    <w:lvl w:ilvl="8" w:tplc="61B60F40">
      <w:numFmt w:val="bullet"/>
      <w:lvlText w:val="•"/>
      <w:lvlJc w:val="left"/>
      <w:pPr>
        <w:ind w:left="2345" w:hanging="284"/>
      </w:pPr>
      <w:rPr>
        <w:rFonts w:hint="default"/>
        <w:lang w:val="es-ES" w:eastAsia="en-US" w:bidi="ar-SA"/>
      </w:rPr>
    </w:lvl>
  </w:abstractNum>
  <w:abstractNum w:abstractNumId="7" w15:restartNumberingAfterBreak="0">
    <w:nsid w:val="1A492605"/>
    <w:multiLevelType w:val="hybridMultilevel"/>
    <w:tmpl w:val="8B1055BA"/>
    <w:lvl w:ilvl="0" w:tplc="51AA74F0">
      <w:start w:val="1"/>
      <w:numFmt w:val="upperRoman"/>
      <w:lvlText w:val="%1."/>
      <w:lvlJc w:val="left"/>
      <w:pPr>
        <w:ind w:left="1339" w:hanging="308"/>
        <w:jc w:val="right"/>
      </w:pPr>
      <w:rPr>
        <w:rFonts w:ascii="Calibri" w:eastAsia="Calibri" w:hAnsi="Calibri" w:cs="Calibri" w:hint="default"/>
        <w:b/>
        <w:bCs/>
        <w:i w:val="0"/>
        <w:iCs w:val="0"/>
        <w:spacing w:val="-1"/>
        <w:w w:val="92"/>
        <w:sz w:val="24"/>
        <w:szCs w:val="24"/>
        <w:lang w:val="es-ES" w:eastAsia="en-US" w:bidi="ar-SA"/>
      </w:rPr>
    </w:lvl>
    <w:lvl w:ilvl="1" w:tplc="9B3E058E">
      <w:start w:val="1"/>
      <w:numFmt w:val="lowerLetter"/>
      <w:lvlText w:val="%2)"/>
      <w:lvlJc w:val="left"/>
      <w:pPr>
        <w:ind w:left="2168" w:hanging="360"/>
      </w:pPr>
      <w:rPr>
        <w:rFonts w:ascii="Calibri" w:eastAsia="Calibri" w:hAnsi="Calibri" w:cs="Calibri" w:hint="default"/>
        <w:b w:val="0"/>
        <w:bCs w:val="0"/>
        <w:i w:val="0"/>
        <w:iCs w:val="0"/>
        <w:spacing w:val="0"/>
        <w:w w:val="100"/>
        <w:sz w:val="24"/>
        <w:szCs w:val="24"/>
        <w:lang w:val="es-ES" w:eastAsia="en-US" w:bidi="ar-SA"/>
      </w:rPr>
    </w:lvl>
    <w:lvl w:ilvl="2" w:tplc="920A06DA">
      <w:numFmt w:val="bullet"/>
      <w:lvlText w:val="•"/>
      <w:lvlJc w:val="left"/>
      <w:pPr>
        <w:ind w:left="2160" w:hanging="360"/>
      </w:pPr>
      <w:rPr>
        <w:rFonts w:hint="default"/>
        <w:lang w:val="es-ES" w:eastAsia="en-US" w:bidi="ar-SA"/>
      </w:rPr>
    </w:lvl>
    <w:lvl w:ilvl="3" w:tplc="45901E48">
      <w:numFmt w:val="bullet"/>
      <w:lvlText w:val="•"/>
      <w:lvlJc w:val="left"/>
      <w:pPr>
        <w:ind w:left="2397" w:hanging="360"/>
      </w:pPr>
      <w:rPr>
        <w:rFonts w:hint="default"/>
        <w:lang w:val="es-ES" w:eastAsia="en-US" w:bidi="ar-SA"/>
      </w:rPr>
    </w:lvl>
    <w:lvl w:ilvl="4" w:tplc="F724C494">
      <w:numFmt w:val="bullet"/>
      <w:lvlText w:val="•"/>
      <w:lvlJc w:val="left"/>
      <w:pPr>
        <w:ind w:left="2635" w:hanging="360"/>
      </w:pPr>
      <w:rPr>
        <w:rFonts w:hint="default"/>
        <w:lang w:val="es-ES" w:eastAsia="en-US" w:bidi="ar-SA"/>
      </w:rPr>
    </w:lvl>
    <w:lvl w:ilvl="5" w:tplc="DB40E702">
      <w:numFmt w:val="bullet"/>
      <w:lvlText w:val="•"/>
      <w:lvlJc w:val="left"/>
      <w:pPr>
        <w:ind w:left="2873" w:hanging="360"/>
      </w:pPr>
      <w:rPr>
        <w:rFonts w:hint="default"/>
        <w:lang w:val="es-ES" w:eastAsia="en-US" w:bidi="ar-SA"/>
      </w:rPr>
    </w:lvl>
    <w:lvl w:ilvl="6" w:tplc="BD261648">
      <w:numFmt w:val="bullet"/>
      <w:lvlText w:val="•"/>
      <w:lvlJc w:val="left"/>
      <w:pPr>
        <w:ind w:left="3110" w:hanging="360"/>
      </w:pPr>
      <w:rPr>
        <w:rFonts w:hint="default"/>
        <w:lang w:val="es-ES" w:eastAsia="en-US" w:bidi="ar-SA"/>
      </w:rPr>
    </w:lvl>
    <w:lvl w:ilvl="7" w:tplc="2AEE68D2">
      <w:numFmt w:val="bullet"/>
      <w:lvlText w:val="•"/>
      <w:lvlJc w:val="left"/>
      <w:pPr>
        <w:ind w:left="3348" w:hanging="360"/>
      </w:pPr>
      <w:rPr>
        <w:rFonts w:hint="default"/>
        <w:lang w:val="es-ES" w:eastAsia="en-US" w:bidi="ar-SA"/>
      </w:rPr>
    </w:lvl>
    <w:lvl w:ilvl="8" w:tplc="BCAA67BA">
      <w:numFmt w:val="bullet"/>
      <w:lvlText w:val="•"/>
      <w:lvlJc w:val="left"/>
      <w:pPr>
        <w:ind w:left="3586" w:hanging="360"/>
      </w:pPr>
      <w:rPr>
        <w:rFonts w:hint="default"/>
        <w:lang w:val="es-ES" w:eastAsia="en-US" w:bidi="ar-SA"/>
      </w:rPr>
    </w:lvl>
  </w:abstractNum>
  <w:abstractNum w:abstractNumId="8" w15:restartNumberingAfterBreak="0">
    <w:nsid w:val="1CC43BF8"/>
    <w:multiLevelType w:val="hybridMultilevel"/>
    <w:tmpl w:val="CBD67E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C86434"/>
    <w:multiLevelType w:val="multilevel"/>
    <w:tmpl w:val="D396C6F6"/>
    <w:lvl w:ilvl="0">
      <w:start w:val="4"/>
      <w:numFmt w:val="upperRoman"/>
      <w:lvlText w:val="%1."/>
      <w:lvlJc w:val="left"/>
      <w:pPr>
        <w:ind w:left="719" w:hanging="719"/>
      </w:pPr>
      <w:rPr>
        <w:rFonts w:hint="default"/>
        <w:b/>
        <w:color w:val="auto"/>
        <w:sz w:val="22"/>
        <w:szCs w:val="22"/>
      </w:rPr>
    </w:lvl>
    <w:lvl w:ilvl="1">
      <w:start w:val="1"/>
      <w:numFmt w:val="decimal"/>
      <w:lvlText w:val="%1.%2"/>
      <w:lvlJc w:val="left"/>
      <w:pPr>
        <w:ind w:left="501" w:hanging="360"/>
      </w:pPr>
      <w:rPr>
        <w:rFonts w:hint="default"/>
        <w:b/>
      </w:rPr>
    </w:lvl>
    <w:lvl w:ilvl="2">
      <w:start w:val="1"/>
      <w:numFmt w:val="decimal"/>
      <w:lvlText w:val="%1.%2.%3"/>
      <w:lvlJc w:val="left"/>
      <w:pPr>
        <w:ind w:left="2146" w:hanging="720"/>
      </w:pPr>
      <w:rPr>
        <w:rFonts w:hint="default"/>
      </w:rPr>
    </w:lvl>
    <w:lvl w:ilvl="3">
      <w:start w:val="1"/>
      <w:numFmt w:val="decimal"/>
      <w:lvlText w:val="%1.%2.%3.%4"/>
      <w:lvlJc w:val="left"/>
      <w:pPr>
        <w:ind w:left="3214" w:hanging="1080"/>
      </w:pPr>
      <w:rPr>
        <w:rFonts w:hint="default"/>
      </w:rPr>
    </w:lvl>
    <w:lvl w:ilvl="4">
      <w:start w:val="1"/>
      <w:numFmt w:val="decimal"/>
      <w:lvlText w:val="%1.%2.%3.%4.%5"/>
      <w:lvlJc w:val="left"/>
      <w:pPr>
        <w:ind w:left="3922"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698" w:hanging="1440"/>
      </w:pPr>
      <w:rPr>
        <w:rFonts w:hint="default"/>
      </w:rPr>
    </w:lvl>
    <w:lvl w:ilvl="7">
      <w:start w:val="1"/>
      <w:numFmt w:val="decimal"/>
      <w:lvlText w:val="%1.%2.%3.%4.%5.%6.%7.%8"/>
      <w:lvlJc w:val="left"/>
      <w:pPr>
        <w:ind w:left="6766" w:hanging="1800"/>
      </w:pPr>
      <w:rPr>
        <w:rFonts w:hint="default"/>
      </w:rPr>
    </w:lvl>
    <w:lvl w:ilvl="8">
      <w:start w:val="1"/>
      <w:numFmt w:val="decimal"/>
      <w:lvlText w:val="%1.%2.%3.%4.%5.%6.%7.%8.%9"/>
      <w:lvlJc w:val="left"/>
      <w:pPr>
        <w:ind w:left="7474" w:hanging="1800"/>
      </w:pPr>
      <w:rPr>
        <w:rFonts w:hint="default"/>
      </w:rPr>
    </w:lvl>
  </w:abstractNum>
  <w:abstractNum w:abstractNumId="10" w15:restartNumberingAfterBreak="0">
    <w:nsid w:val="1D173630"/>
    <w:multiLevelType w:val="hybridMultilevel"/>
    <w:tmpl w:val="2806CE38"/>
    <w:lvl w:ilvl="0" w:tplc="E0C450D8">
      <w:start w:val="1"/>
      <w:numFmt w:val="upperRoman"/>
      <w:lvlText w:val="%1."/>
      <w:lvlJc w:val="left"/>
      <w:pPr>
        <w:ind w:left="849" w:hanging="709"/>
      </w:pPr>
      <w:rPr>
        <w:rFonts w:ascii="Arial" w:eastAsia="Arial" w:hAnsi="Arial" w:cs="Arial" w:hint="default"/>
        <w:b/>
        <w:bCs/>
        <w:i w:val="0"/>
        <w:iCs w:val="0"/>
        <w:spacing w:val="0"/>
        <w:w w:val="100"/>
        <w:sz w:val="24"/>
        <w:szCs w:val="24"/>
        <w:lang w:val="es-ES" w:eastAsia="en-US" w:bidi="ar-SA"/>
      </w:rPr>
    </w:lvl>
    <w:lvl w:ilvl="1" w:tplc="E1787568">
      <w:start w:val="1"/>
      <w:numFmt w:val="decimal"/>
      <w:lvlText w:val="%2."/>
      <w:lvlJc w:val="left"/>
      <w:pPr>
        <w:ind w:left="1489" w:hanging="220"/>
      </w:pPr>
      <w:rPr>
        <w:rFonts w:ascii="Arial MT" w:eastAsia="Arial MT" w:hAnsi="Arial MT" w:cs="Arial MT" w:hint="default"/>
        <w:b w:val="0"/>
        <w:bCs w:val="0"/>
        <w:i w:val="0"/>
        <w:iCs w:val="0"/>
        <w:spacing w:val="-2"/>
        <w:w w:val="100"/>
        <w:sz w:val="24"/>
        <w:szCs w:val="24"/>
        <w:lang w:val="es-ES" w:eastAsia="en-US" w:bidi="ar-SA"/>
      </w:rPr>
    </w:lvl>
    <w:lvl w:ilvl="2" w:tplc="95AEA4E2">
      <w:numFmt w:val="bullet"/>
      <w:lvlText w:val="•"/>
      <w:lvlJc w:val="left"/>
      <w:pPr>
        <w:ind w:left="2434" w:hanging="220"/>
      </w:pPr>
      <w:rPr>
        <w:rFonts w:hint="default"/>
        <w:lang w:val="es-ES" w:eastAsia="en-US" w:bidi="ar-SA"/>
      </w:rPr>
    </w:lvl>
    <w:lvl w:ilvl="3" w:tplc="190A10C0">
      <w:numFmt w:val="bullet"/>
      <w:lvlText w:val="•"/>
      <w:lvlJc w:val="left"/>
      <w:pPr>
        <w:ind w:left="3389" w:hanging="220"/>
      </w:pPr>
      <w:rPr>
        <w:rFonts w:hint="default"/>
        <w:lang w:val="es-ES" w:eastAsia="en-US" w:bidi="ar-SA"/>
      </w:rPr>
    </w:lvl>
    <w:lvl w:ilvl="4" w:tplc="DE109E98">
      <w:numFmt w:val="bullet"/>
      <w:lvlText w:val="•"/>
      <w:lvlJc w:val="left"/>
      <w:pPr>
        <w:ind w:left="4343" w:hanging="220"/>
      </w:pPr>
      <w:rPr>
        <w:rFonts w:hint="default"/>
        <w:lang w:val="es-ES" w:eastAsia="en-US" w:bidi="ar-SA"/>
      </w:rPr>
    </w:lvl>
    <w:lvl w:ilvl="5" w:tplc="9B8A7F48">
      <w:numFmt w:val="bullet"/>
      <w:lvlText w:val="•"/>
      <w:lvlJc w:val="left"/>
      <w:pPr>
        <w:ind w:left="5298" w:hanging="220"/>
      </w:pPr>
      <w:rPr>
        <w:rFonts w:hint="default"/>
        <w:lang w:val="es-ES" w:eastAsia="en-US" w:bidi="ar-SA"/>
      </w:rPr>
    </w:lvl>
    <w:lvl w:ilvl="6" w:tplc="545600B8">
      <w:numFmt w:val="bullet"/>
      <w:lvlText w:val="•"/>
      <w:lvlJc w:val="left"/>
      <w:pPr>
        <w:ind w:left="6252" w:hanging="220"/>
      </w:pPr>
      <w:rPr>
        <w:rFonts w:hint="default"/>
        <w:lang w:val="es-ES" w:eastAsia="en-US" w:bidi="ar-SA"/>
      </w:rPr>
    </w:lvl>
    <w:lvl w:ilvl="7" w:tplc="E9866A1A">
      <w:numFmt w:val="bullet"/>
      <w:lvlText w:val="•"/>
      <w:lvlJc w:val="left"/>
      <w:pPr>
        <w:ind w:left="7207" w:hanging="220"/>
      </w:pPr>
      <w:rPr>
        <w:rFonts w:hint="default"/>
        <w:lang w:val="es-ES" w:eastAsia="en-US" w:bidi="ar-SA"/>
      </w:rPr>
    </w:lvl>
    <w:lvl w:ilvl="8" w:tplc="E73EC9CA">
      <w:numFmt w:val="bullet"/>
      <w:lvlText w:val="•"/>
      <w:lvlJc w:val="left"/>
      <w:pPr>
        <w:ind w:left="8161" w:hanging="220"/>
      </w:pPr>
      <w:rPr>
        <w:rFonts w:hint="default"/>
        <w:lang w:val="es-ES" w:eastAsia="en-US" w:bidi="ar-SA"/>
      </w:rPr>
    </w:lvl>
  </w:abstractNum>
  <w:abstractNum w:abstractNumId="11" w15:restartNumberingAfterBreak="0">
    <w:nsid w:val="1EC34D79"/>
    <w:multiLevelType w:val="multilevel"/>
    <w:tmpl w:val="D0C6CCAE"/>
    <w:lvl w:ilvl="0">
      <w:start w:val="6"/>
      <w:numFmt w:val="decimal"/>
      <w:lvlText w:val="%1"/>
      <w:lvlJc w:val="left"/>
      <w:pPr>
        <w:ind w:left="1217" w:hanging="400"/>
      </w:pPr>
      <w:rPr>
        <w:rFonts w:hint="default"/>
        <w:lang w:val="es-ES" w:eastAsia="en-US" w:bidi="ar-SA"/>
      </w:rPr>
    </w:lvl>
    <w:lvl w:ilvl="1">
      <w:start w:val="1"/>
      <w:numFmt w:val="decimal"/>
      <w:lvlText w:val="%1.%2"/>
      <w:lvlJc w:val="left"/>
      <w:pPr>
        <w:ind w:left="1217" w:hanging="400"/>
      </w:pPr>
      <w:rPr>
        <w:rFonts w:ascii="Arial" w:eastAsia="Arial" w:hAnsi="Arial" w:cs="Arial" w:hint="default"/>
        <w:b/>
        <w:bCs/>
        <w:i w:val="0"/>
        <w:iCs w:val="0"/>
        <w:spacing w:val="-2"/>
        <w:w w:val="99"/>
        <w:sz w:val="24"/>
        <w:szCs w:val="24"/>
        <w:lang w:val="es-ES" w:eastAsia="en-US" w:bidi="ar-SA"/>
      </w:rPr>
    </w:lvl>
    <w:lvl w:ilvl="2">
      <w:numFmt w:val="bullet"/>
      <w:lvlText w:val="•"/>
      <w:lvlJc w:val="left"/>
      <w:pPr>
        <w:ind w:left="1177" w:hanging="360"/>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3186" w:hanging="360"/>
      </w:pPr>
      <w:rPr>
        <w:rFonts w:hint="default"/>
        <w:lang w:val="es-ES" w:eastAsia="en-US" w:bidi="ar-SA"/>
      </w:rPr>
    </w:lvl>
    <w:lvl w:ilvl="4">
      <w:numFmt w:val="bullet"/>
      <w:lvlText w:val="•"/>
      <w:lvlJc w:val="left"/>
      <w:pPr>
        <w:ind w:left="4170" w:hanging="360"/>
      </w:pPr>
      <w:rPr>
        <w:rFonts w:hint="default"/>
        <w:lang w:val="es-ES" w:eastAsia="en-US" w:bidi="ar-SA"/>
      </w:rPr>
    </w:lvl>
    <w:lvl w:ilvl="5">
      <w:numFmt w:val="bullet"/>
      <w:lvlText w:val="•"/>
      <w:lvlJc w:val="left"/>
      <w:pPr>
        <w:ind w:left="5153" w:hanging="360"/>
      </w:pPr>
      <w:rPr>
        <w:rFonts w:hint="default"/>
        <w:lang w:val="es-ES" w:eastAsia="en-US" w:bidi="ar-SA"/>
      </w:rPr>
    </w:lvl>
    <w:lvl w:ilvl="6">
      <w:numFmt w:val="bullet"/>
      <w:lvlText w:val="•"/>
      <w:lvlJc w:val="left"/>
      <w:pPr>
        <w:ind w:left="6137" w:hanging="360"/>
      </w:pPr>
      <w:rPr>
        <w:rFonts w:hint="default"/>
        <w:lang w:val="es-ES" w:eastAsia="en-US" w:bidi="ar-SA"/>
      </w:rPr>
    </w:lvl>
    <w:lvl w:ilvl="7">
      <w:numFmt w:val="bullet"/>
      <w:lvlText w:val="•"/>
      <w:lvlJc w:val="left"/>
      <w:pPr>
        <w:ind w:left="7120" w:hanging="360"/>
      </w:pPr>
      <w:rPr>
        <w:rFonts w:hint="default"/>
        <w:lang w:val="es-ES" w:eastAsia="en-US" w:bidi="ar-SA"/>
      </w:rPr>
    </w:lvl>
    <w:lvl w:ilvl="8">
      <w:numFmt w:val="bullet"/>
      <w:lvlText w:val="•"/>
      <w:lvlJc w:val="left"/>
      <w:pPr>
        <w:ind w:left="8104" w:hanging="360"/>
      </w:pPr>
      <w:rPr>
        <w:rFonts w:hint="default"/>
        <w:lang w:val="es-ES" w:eastAsia="en-US" w:bidi="ar-SA"/>
      </w:rPr>
    </w:lvl>
  </w:abstractNum>
  <w:abstractNum w:abstractNumId="12" w15:restartNumberingAfterBreak="0">
    <w:nsid w:val="1FA527BA"/>
    <w:multiLevelType w:val="hybridMultilevel"/>
    <w:tmpl w:val="6A8C1A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74421A7"/>
    <w:multiLevelType w:val="hybridMultilevel"/>
    <w:tmpl w:val="8C10E8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B201ABA"/>
    <w:multiLevelType w:val="hybridMultilevel"/>
    <w:tmpl w:val="08AC33C4"/>
    <w:lvl w:ilvl="0" w:tplc="34669B68">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71681C06">
      <w:numFmt w:val="bullet"/>
      <w:lvlText w:val="•"/>
      <w:lvlJc w:val="left"/>
      <w:pPr>
        <w:ind w:left="678" w:hanging="284"/>
      </w:pPr>
      <w:rPr>
        <w:rFonts w:hint="default"/>
        <w:lang w:val="es-ES" w:eastAsia="en-US" w:bidi="ar-SA"/>
      </w:rPr>
    </w:lvl>
    <w:lvl w:ilvl="2" w:tplc="57F4BC60">
      <w:numFmt w:val="bullet"/>
      <w:lvlText w:val="•"/>
      <w:lvlJc w:val="left"/>
      <w:pPr>
        <w:ind w:left="916" w:hanging="284"/>
      </w:pPr>
      <w:rPr>
        <w:rFonts w:hint="default"/>
        <w:lang w:val="es-ES" w:eastAsia="en-US" w:bidi="ar-SA"/>
      </w:rPr>
    </w:lvl>
    <w:lvl w:ilvl="3" w:tplc="5650A44C">
      <w:numFmt w:val="bullet"/>
      <w:lvlText w:val="•"/>
      <w:lvlJc w:val="left"/>
      <w:pPr>
        <w:ind w:left="1154" w:hanging="284"/>
      </w:pPr>
      <w:rPr>
        <w:rFonts w:hint="default"/>
        <w:lang w:val="es-ES" w:eastAsia="en-US" w:bidi="ar-SA"/>
      </w:rPr>
    </w:lvl>
    <w:lvl w:ilvl="4" w:tplc="9CD4FB68">
      <w:numFmt w:val="bullet"/>
      <w:lvlText w:val="•"/>
      <w:lvlJc w:val="left"/>
      <w:pPr>
        <w:ind w:left="1392" w:hanging="284"/>
      </w:pPr>
      <w:rPr>
        <w:rFonts w:hint="default"/>
        <w:lang w:val="es-ES" w:eastAsia="en-US" w:bidi="ar-SA"/>
      </w:rPr>
    </w:lvl>
    <w:lvl w:ilvl="5" w:tplc="7854D032">
      <w:numFmt w:val="bullet"/>
      <w:lvlText w:val="•"/>
      <w:lvlJc w:val="left"/>
      <w:pPr>
        <w:ind w:left="1631" w:hanging="284"/>
      </w:pPr>
      <w:rPr>
        <w:rFonts w:hint="default"/>
        <w:lang w:val="es-ES" w:eastAsia="en-US" w:bidi="ar-SA"/>
      </w:rPr>
    </w:lvl>
    <w:lvl w:ilvl="6" w:tplc="AE9C2DD2">
      <w:numFmt w:val="bullet"/>
      <w:lvlText w:val="•"/>
      <w:lvlJc w:val="left"/>
      <w:pPr>
        <w:ind w:left="1869" w:hanging="284"/>
      </w:pPr>
      <w:rPr>
        <w:rFonts w:hint="default"/>
        <w:lang w:val="es-ES" w:eastAsia="en-US" w:bidi="ar-SA"/>
      </w:rPr>
    </w:lvl>
    <w:lvl w:ilvl="7" w:tplc="45425D80">
      <w:numFmt w:val="bullet"/>
      <w:lvlText w:val="•"/>
      <w:lvlJc w:val="left"/>
      <w:pPr>
        <w:ind w:left="2107" w:hanging="284"/>
      </w:pPr>
      <w:rPr>
        <w:rFonts w:hint="default"/>
        <w:lang w:val="es-ES" w:eastAsia="en-US" w:bidi="ar-SA"/>
      </w:rPr>
    </w:lvl>
    <w:lvl w:ilvl="8" w:tplc="630A134C">
      <w:numFmt w:val="bullet"/>
      <w:lvlText w:val="•"/>
      <w:lvlJc w:val="left"/>
      <w:pPr>
        <w:ind w:left="2345" w:hanging="284"/>
      </w:pPr>
      <w:rPr>
        <w:rFonts w:hint="default"/>
        <w:lang w:val="es-ES" w:eastAsia="en-US" w:bidi="ar-SA"/>
      </w:rPr>
    </w:lvl>
  </w:abstractNum>
  <w:abstractNum w:abstractNumId="15" w15:restartNumberingAfterBreak="0">
    <w:nsid w:val="316B1ACC"/>
    <w:multiLevelType w:val="hybridMultilevel"/>
    <w:tmpl w:val="9AE60806"/>
    <w:lvl w:ilvl="0" w:tplc="1ECA96CE">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DE98EF7C">
      <w:numFmt w:val="bullet"/>
      <w:lvlText w:val="•"/>
      <w:lvlJc w:val="left"/>
      <w:pPr>
        <w:ind w:left="678" w:hanging="284"/>
      </w:pPr>
      <w:rPr>
        <w:rFonts w:hint="default"/>
        <w:lang w:val="es-ES" w:eastAsia="en-US" w:bidi="ar-SA"/>
      </w:rPr>
    </w:lvl>
    <w:lvl w:ilvl="2" w:tplc="E9C6CEA4">
      <w:numFmt w:val="bullet"/>
      <w:lvlText w:val="•"/>
      <w:lvlJc w:val="left"/>
      <w:pPr>
        <w:ind w:left="916" w:hanging="284"/>
      </w:pPr>
      <w:rPr>
        <w:rFonts w:hint="default"/>
        <w:lang w:val="es-ES" w:eastAsia="en-US" w:bidi="ar-SA"/>
      </w:rPr>
    </w:lvl>
    <w:lvl w:ilvl="3" w:tplc="1BC4B896">
      <w:numFmt w:val="bullet"/>
      <w:lvlText w:val="•"/>
      <w:lvlJc w:val="left"/>
      <w:pPr>
        <w:ind w:left="1154" w:hanging="284"/>
      </w:pPr>
      <w:rPr>
        <w:rFonts w:hint="default"/>
        <w:lang w:val="es-ES" w:eastAsia="en-US" w:bidi="ar-SA"/>
      </w:rPr>
    </w:lvl>
    <w:lvl w:ilvl="4" w:tplc="D4045A16">
      <w:numFmt w:val="bullet"/>
      <w:lvlText w:val="•"/>
      <w:lvlJc w:val="left"/>
      <w:pPr>
        <w:ind w:left="1392" w:hanging="284"/>
      </w:pPr>
      <w:rPr>
        <w:rFonts w:hint="default"/>
        <w:lang w:val="es-ES" w:eastAsia="en-US" w:bidi="ar-SA"/>
      </w:rPr>
    </w:lvl>
    <w:lvl w:ilvl="5" w:tplc="7396D15C">
      <w:numFmt w:val="bullet"/>
      <w:lvlText w:val="•"/>
      <w:lvlJc w:val="left"/>
      <w:pPr>
        <w:ind w:left="1631" w:hanging="284"/>
      </w:pPr>
      <w:rPr>
        <w:rFonts w:hint="default"/>
        <w:lang w:val="es-ES" w:eastAsia="en-US" w:bidi="ar-SA"/>
      </w:rPr>
    </w:lvl>
    <w:lvl w:ilvl="6" w:tplc="4702AEF4">
      <w:numFmt w:val="bullet"/>
      <w:lvlText w:val="•"/>
      <w:lvlJc w:val="left"/>
      <w:pPr>
        <w:ind w:left="1869" w:hanging="284"/>
      </w:pPr>
      <w:rPr>
        <w:rFonts w:hint="default"/>
        <w:lang w:val="es-ES" w:eastAsia="en-US" w:bidi="ar-SA"/>
      </w:rPr>
    </w:lvl>
    <w:lvl w:ilvl="7" w:tplc="6BFE581E">
      <w:numFmt w:val="bullet"/>
      <w:lvlText w:val="•"/>
      <w:lvlJc w:val="left"/>
      <w:pPr>
        <w:ind w:left="2107" w:hanging="284"/>
      </w:pPr>
      <w:rPr>
        <w:rFonts w:hint="default"/>
        <w:lang w:val="es-ES" w:eastAsia="en-US" w:bidi="ar-SA"/>
      </w:rPr>
    </w:lvl>
    <w:lvl w:ilvl="8" w:tplc="D70A2CFC">
      <w:numFmt w:val="bullet"/>
      <w:lvlText w:val="•"/>
      <w:lvlJc w:val="left"/>
      <w:pPr>
        <w:ind w:left="2345" w:hanging="284"/>
      </w:pPr>
      <w:rPr>
        <w:rFonts w:hint="default"/>
        <w:lang w:val="es-ES" w:eastAsia="en-US" w:bidi="ar-SA"/>
      </w:rPr>
    </w:lvl>
  </w:abstractNum>
  <w:abstractNum w:abstractNumId="16" w15:restartNumberingAfterBreak="0">
    <w:nsid w:val="344A2DE1"/>
    <w:multiLevelType w:val="hybridMultilevel"/>
    <w:tmpl w:val="A4BEA4FC"/>
    <w:lvl w:ilvl="0" w:tplc="E46220D6">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07E64DF8">
      <w:numFmt w:val="bullet"/>
      <w:lvlText w:val="•"/>
      <w:lvlJc w:val="left"/>
      <w:pPr>
        <w:ind w:left="678" w:hanging="284"/>
      </w:pPr>
      <w:rPr>
        <w:rFonts w:hint="default"/>
        <w:lang w:val="es-ES" w:eastAsia="en-US" w:bidi="ar-SA"/>
      </w:rPr>
    </w:lvl>
    <w:lvl w:ilvl="2" w:tplc="AF76ED7E">
      <w:numFmt w:val="bullet"/>
      <w:lvlText w:val="•"/>
      <w:lvlJc w:val="left"/>
      <w:pPr>
        <w:ind w:left="916" w:hanging="284"/>
      </w:pPr>
      <w:rPr>
        <w:rFonts w:hint="default"/>
        <w:lang w:val="es-ES" w:eastAsia="en-US" w:bidi="ar-SA"/>
      </w:rPr>
    </w:lvl>
    <w:lvl w:ilvl="3" w:tplc="7FCC29BA">
      <w:numFmt w:val="bullet"/>
      <w:lvlText w:val="•"/>
      <w:lvlJc w:val="left"/>
      <w:pPr>
        <w:ind w:left="1154" w:hanging="284"/>
      </w:pPr>
      <w:rPr>
        <w:rFonts w:hint="default"/>
        <w:lang w:val="es-ES" w:eastAsia="en-US" w:bidi="ar-SA"/>
      </w:rPr>
    </w:lvl>
    <w:lvl w:ilvl="4" w:tplc="1D5C9568">
      <w:numFmt w:val="bullet"/>
      <w:lvlText w:val="•"/>
      <w:lvlJc w:val="left"/>
      <w:pPr>
        <w:ind w:left="1392" w:hanging="284"/>
      </w:pPr>
      <w:rPr>
        <w:rFonts w:hint="default"/>
        <w:lang w:val="es-ES" w:eastAsia="en-US" w:bidi="ar-SA"/>
      </w:rPr>
    </w:lvl>
    <w:lvl w:ilvl="5" w:tplc="4EFC8864">
      <w:numFmt w:val="bullet"/>
      <w:lvlText w:val="•"/>
      <w:lvlJc w:val="left"/>
      <w:pPr>
        <w:ind w:left="1631" w:hanging="284"/>
      </w:pPr>
      <w:rPr>
        <w:rFonts w:hint="default"/>
        <w:lang w:val="es-ES" w:eastAsia="en-US" w:bidi="ar-SA"/>
      </w:rPr>
    </w:lvl>
    <w:lvl w:ilvl="6" w:tplc="F1BE886E">
      <w:numFmt w:val="bullet"/>
      <w:lvlText w:val="•"/>
      <w:lvlJc w:val="left"/>
      <w:pPr>
        <w:ind w:left="1869" w:hanging="284"/>
      </w:pPr>
      <w:rPr>
        <w:rFonts w:hint="default"/>
        <w:lang w:val="es-ES" w:eastAsia="en-US" w:bidi="ar-SA"/>
      </w:rPr>
    </w:lvl>
    <w:lvl w:ilvl="7" w:tplc="6A6E8176">
      <w:numFmt w:val="bullet"/>
      <w:lvlText w:val="•"/>
      <w:lvlJc w:val="left"/>
      <w:pPr>
        <w:ind w:left="2107" w:hanging="284"/>
      </w:pPr>
      <w:rPr>
        <w:rFonts w:hint="default"/>
        <w:lang w:val="es-ES" w:eastAsia="en-US" w:bidi="ar-SA"/>
      </w:rPr>
    </w:lvl>
    <w:lvl w:ilvl="8" w:tplc="13200D4A">
      <w:numFmt w:val="bullet"/>
      <w:lvlText w:val="•"/>
      <w:lvlJc w:val="left"/>
      <w:pPr>
        <w:ind w:left="2345" w:hanging="284"/>
      </w:pPr>
      <w:rPr>
        <w:rFonts w:hint="default"/>
        <w:lang w:val="es-ES" w:eastAsia="en-US" w:bidi="ar-SA"/>
      </w:rPr>
    </w:lvl>
  </w:abstractNum>
  <w:abstractNum w:abstractNumId="17" w15:restartNumberingAfterBreak="0">
    <w:nsid w:val="36A05EFE"/>
    <w:multiLevelType w:val="multilevel"/>
    <w:tmpl w:val="165AF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82167B"/>
    <w:multiLevelType w:val="hybridMultilevel"/>
    <w:tmpl w:val="5C48971A"/>
    <w:lvl w:ilvl="0" w:tplc="296A3602">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782CB79C">
      <w:numFmt w:val="bullet"/>
      <w:lvlText w:val="•"/>
      <w:lvlJc w:val="left"/>
      <w:pPr>
        <w:ind w:left="678" w:hanging="284"/>
      </w:pPr>
      <w:rPr>
        <w:rFonts w:hint="default"/>
        <w:lang w:val="es-ES" w:eastAsia="en-US" w:bidi="ar-SA"/>
      </w:rPr>
    </w:lvl>
    <w:lvl w:ilvl="2" w:tplc="9072F1FA">
      <w:numFmt w:val="bullet"/>
      <w:lvlText w:val="•"/>
      <w:lvlJc w:val="left"/>
      <w:pPr>
        <w:ind w:left="916" w:hanging="284"/>
      </w:pPr>
      <w:rPr>
        <w:rFonts w:hint="default"/>
        <w:lang w:val="es-ES" w:eastAsia="en-US" w:bidi="ar-SA"/>
      </w:rPr>
    </w:lvl>
    <w:lvl w:ilvl="3" w:tplc="B6F2EB42">
      <w:numFmt w:val="bullet"/>
      <w:lvlText w:val="•"/>
      <w:lvlJc w:val="left"/>
      <w:pPr>
        <w:ind w:left="1154" w:hanging="284"/>
      </w:pPr>
      <w:rPr>
        <w:rFonts w:hint="default"/>
        <w:lang w:val="es-ES" w:eastAsia="en-US" w:bidi="ar-SA"/>
      </w:rPr>
    </w:lvl>
    <w:lvl w:ilvl="4" w:tplc="F6B07EAA">
      <w:numFmt w:val="bullet"/>
      <w:lvlText w:val="•"/>
      <w:lvlJc w:val="left"/>
      <w:pPr>
        <w:ind w:left="1392" w:hanging="284"/>
      </w:pPr>
      <w:rPr>
        <w:rFonts w:hint="default"/>
        <w:lang w:val="es-ES" w:eastAsia="en-US" w:bidi="ar-SA"/>
      </w:rPr>
    </w:lvl>
    <w:lvl w:ilvl="5" w:tplc="C7BAE3E4">
      <w:numFmt w:val="bullet"/>
      <w:lvlText w:val="•"/>
      <w:lvlJc w:val="left"/>
      <w:pPr>
        <w:ind w:left="1631" w:hanging="284"/>
      </w:pPr>
      <w:rPr>
        <w:rFonts w:hint="default"/>
        <w:lang w:val="es-ES" w:eastAsia="en-US" w:bidi="ar-SA"/>
      </w:rPr>
    </w:lvl>
    <w:lvl w:ilvl="6" w:tplc="47A2673A">
      <w:numFmt w:val="bullet"/>
      <w:lvlText w:val="•"/>
      <w:lvlJc w:val="left"/>
      <w:pPr>
        <w:ind w:left="1869" w:hanging="284"/>
      </w:pPr>
      <w:rPr>
        <w:rFonts w:hint="default"/>
        <w:lang w:val="es-ES" w:eastAsia="en-US" w:bidi="ar-SA"/>
      </w:rPr>
    </w:lvl>
    <w:lvl w:ilvl="7" w:tplc="95926CE0">
      <w:numFmt w:val="bullet"/>
      <w:lvlText w:val="•"/>
      <w:lvlJc w:val="left"/>
      <w:pPr>
        <w:ind w:left="2107" w:hanging="284"/>
      </w:pPr>
      <w:rPr>
        <w:rFonts w:hint="default"/>
        <w:lang w:val="es-ES" w:eastAsia="en-US" w:bidi="ar-SA"/>
      </w:rPr>
    </w:lvl>
    <w:lvl w:ilvl="8" w:tplc="34922492">
      <w:numFmt w:val="bullet"/>
      <w:lvlText w:val="•"/>
      <w:lvlJc w:val="left"/>
      <w:pPr>
        <w:ind w:left="2345" w:hanging="284"/>
      </w:pPr>
      <w:rPr>
        <w:rFonts w:hint="default"/>
        <w:lang w:val="es-ES" w:eastAsia="en-US" w:bidi="ar-SA"/>
      </w:rPr>
    </w:lvl>
  </w:abstractNum>
  <w:abstractNum w:abstractNumId="19" w15:restartNumberingAfterBreak="0">
    <w:nsid w:val="3FE151A3"/>
    <w:multiLevelType w:val="hybridMultilevel"/>
    <w:tmpl w:val="56C4F4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160391F"/>
    <w:multiLevelType w:val="hybridMultilevel"/>
    <w:tmpl w:val="0F06B3BC"/>
    <w:lvl w:ilvl="0" w:tplc="C0203812">
      <w:numFmt w:val="bullet"/>
      <w:lvlText w:val=""/>
      <w:lvlJc w:val="left"/>
      <w:pPr>
        <w:ind w:left="431" w:hanging="360"/>
      </w:pPr>
      <w:rPr>
        <w:rFonts w:ascii="Symbol" w:eastAsia="Symbol" w:hAnsi="Symbol" w:cs="Symbol" w:hint="default"/>
        <w:b w:val="0"/>
        <w:bCs w:val="0"/>
        <w:i w:val="0"/>
        <w:iCs w:val="0"/>
        <w:spacing w:val="0"/>
        <w:w w:val="100"/>
        <w:sz w:val="22"/>
        <w:szCs w:val="22"/>
        <w:lang w:val="es-ES" w:eastAsia="en-US" w:bidi="ar-SA"/>
      </w:rPr>
    </w:lvl>
    <w:lvl w:ilvl="1" w:tplc="9AE605B8">
      <w:numFmt w:val="bullet"/>
      <w:lvlText w:val="•"/>
      <w:lvlJc w:val="left"/>
      <w:pPr>
        <w:ind w:left="678" w:hanging="360"/>
      </w:pPr>
      <w:rPr>
        <w:rFonts w:hint="default"/>
        <w:lang w:val="es-ES" w:eastAsia="en-US" w:bidi="ar-SA"/>
      </w:rPr>
    </w:lvl>
    <w:lvl w:ilvl="2" w:tplc="A4EA1B6A">
      <w:numFmt w:val="bullet"/>
      <w:lvlText w:val="•"/>
      <w:lvlJc w:val="left"/>
      <w:pPr>
        <w:ind w:left="916" w:hanging="360"/>
      </w:pPr>
      <w:rPr>
        <w:rFonts w:hint="default"/>
        <w:lang w:val="es-ES" w:eastAsia="en-US" w:bidi="ar-SA"/>
      </w:rPr>
    </w:lvl>
    <w:lvl w:ilvl="3" w:tplc="2A42B522">
      <w:numFmt w:val="bullet"/>
      <w:lvlText w:val="•"/>
      <w:lvlJc w:val="left"/>
      <w:pPr>
        <w:ind w:left="1154" w:hanging="360"/>
      </w:pPr>
      <w:rPr>
        <w:rFonts w:hint="default"/>
        <w:lang w:val="es-ES" w:eastAsia="en-US" w:bidi="ar-SA"/>
      </w:rPr>
    </w:lvl>
    <w:lvl w:ilvl="4" w:tplc="83F0072C">
      <w:numFmt w:val="bullet"/>
      <w:lvlText w:val="•"/>
      <w:lvlJc w:val="left"/>
      <w:pPr>
        <w:ind w:left="1392" w:hanging="360"/>
      </w:pPr>
      <w:rPr>
        <w:rFonts w:hint="default"/>
        <w:lang w:val="es-ES" w:eastAsia="en-US" w:bidi="ar-SA"/>
      </w:rPr>
    </w:lvl>
    <w:lvl w:ilvl="5" w:tplc="8A6AAE3C">
      <w:numFmt w:val="bullet"/>
      <w:lvlText w:val="•"/>
      <w:lvlJc w:val="left"/>
      <w:pPr>
        <w:ind w:left="1631" w:hanging="360"/>
      </w:pPr>
      <w:rPr>
        <w:rFonts w:hint="default"/>
        <w:lang w:val="es-ES" w:eastAsia="en-US" w:bidi="ar-SA"/>
      </w:rPr>
    </w:lvl>
    <w:lvl w:ilvl="6" w:tplc="B2F4CFC4">
      <w:numFmt w:val="bullet"/>
      <w:lvlText w:val="•"/>
      <w:lvlJc w:val="left"/>
      <w:pPr>
        <w:ind w:left="1869" w:hanging="360"/>
      </w:pPr>
      <w:rPr>
        <w:rFonts w:hint="default"/>
        <w:lang w:val="es-ES" w:eastAsia="en-US" w:bidi="ar-SA"/>
      </w:rPr>
    </w:lvl>
    <w:lvl w:ilvl="7" w:tplc="2D6AAF8A">
      <w:numFmt w:val="bullet"/>
      <w:lvlText w:val="•"/>
      <w:lvlJc w:val="left"/>
      <w:pPr>
        <w:ind w:left="2107" w:hanging="360"/>
      </w:pPr>
      <w:rPr>
        <w:rFonts w:hint="default"/>
        <w:lang w:val="es-ES" w:eastAsia="en-US" w:bidi="ar-SA"/>
      </w:rPr>
    </w:lvl>
    <w:lvl w:ilvl="8" w:tplc="B1CA0836">
      <w:numFmt w:val="bullet"/>
      <w:lvlText w:val="•"/>
      <w:lvlJc w:val="left"/>
      <w:pPr>
        <w:ind w:left="2345" w:hanging="360"/>
      </w:pPr>
      <w:rPr>
        <w:rFonts w:hint="default"/>
        <w:lang w:val="es-ES" w:eastAsia="en-US" w:bidi="ar-SA"/>
      </w:rPr>
    </w:lvl>
  </w:abstractNum>
  <w:abstractNum w:abstractNumId="21" w15:restartNumberingAfterBreak="0">
    <w:nsid w:val="452601B0"/>
    <w:multiLevelType w:val="hybridMultilevel"/>
    <w:tmpl w:val="C7C42EC2"/>
    <w:lvl w:ilvl="0" w:tplc="16EA8EC6">
      <w:numFmt w:val="bullet"/>
      <w:lvlText w:val=""/>
      <w:lvlJc w:val="left"/>
      <w:pPr>
        <w:ind w:left="283" w:hanging="144"/>
      </w:pPr>
      <w:rPr>
        <w:rFonts w:ascii="Symbol" w:eastAsia="Symbol" w:hAnsi="Symbol" w:cs="Symbol" w:hint="default"/>
        <w:b w:val="0"/>
        <w:bCs w:val="0"/>
        <w:i w:val="0"/>
        <w:iCs w:val="0"/>
        <w:spacing w:val="0"/>
        <w:w w:val="100"/>
        <w:sz w:val="22"/>
        <w:szCs w:val="22"/>
        <w:lang w:val="es-ES" w:eastAsia="en-US" w:bidi="ar-SA"/>
      </w:rPr>
    </w:lvl>
    <w:lvl w:ilvl="1" w:tplc="C33A3BB6">
      <w:numFmt w:val="bullet"/>
      <w:lvlText w:val="•"/>
      <w:lvlJc w:val="left"/>
      <w:pPr>
        <w:ind w:left="441" w:hanging="144"/>
      </w:pPr>
      <w:rPr>
        <w:rFonts w:hint="default"/>
        <w:lang w:val="es-ES" w:eastAsia="en-US" w:bidi="ar-SA"/>
      </w:rPr>
    </w:lvl>
    <w:lvl w:ilvl="2" w:tplc="04D4B39E">
      <w:numFmt w:val="bullet"/>
      <w:lvlText w:val="•"/>
      <w:lvlJc w:val="left"/>
      <w:pPr>
        <w:ind w:left="602" w:hanging="144"/>
      </w:pPr>
      <w:rPr>
        <w:rFonts w:hint="default"/>
        <w:lang w:val="es-ES" w:eastAsia="en-US" w:bidi="ar-SA"/>
      </w:rPr>
    </w:lvl>
    <w:lvl w:ilvl="3" w:tplc="4B1A83CE">
      <w:numFmt w:val="bullet"/>
      <w:lvlText w:val="•"/>
      <w:lvlJc w:val="left"/>
      <w:pPr>
        <w:ind w:left="763" w:hanging="144"/>
      </w:pPr>
      <w:rPr>
        <w:rFonts w:hint="default"/>
        <w:lang w:val="es-ES" w:eastAsia="en-US" w:bidi="ar-SA"/>
      </w:rPr>
    </w:lvl>
    <w:lvl w:ilvl="4" w:tplc="D9623628">
      <w:numFmt w:val="bullet"/>
      <w:lvlText w:val="•"/>
      <w:lvlJc w:val="left"/>
      <w:pPr>
        <w:ind w:left="924" w:hanging="144"/>
      </w:pPr>
      <w:rPr>
        <w:rFonts w:hint="default"/>
        <w:lang w:val="es-ES" w:eastAsia="en-US" w:bidi="ar-SA"/>
      </w:rPr>
    </w:lvl>
    <w:lvl w:ilvl="5" w:tplc="ED2A1434">
      <w:numFmt w:val="bullet"/>
      <w:lvlText w:val="•"/>
      <w:lvlJc w:val="left"/>
      <w:pPr>
        <w:ind w:left="1085" w:hanging="144"/>
      </w:pPr>
      <w:rPr>
        <w:rFonts w:hint="default"/>
        <w:lang w:val="es-ES" w:eastAsia="en-US" w:bidi="ar-SA"/>
      </w:rPr>
    </w:lvl>
    <w:lvl w:ilvl="6" w:tplc="763AFF44">
      <w:numFmt w:val="bullet"/>
      <w:lvlText w:val="•"/>
      <w:lvlJc w:val="left"/>
      <w:pPr>
        <w:ind w:left="1246" w:hanging="144"/>
      </w:pPr>
      <w:rPr>
        <w:rFonts w:hint="default"/>
        <w:lang w:val="es-ES" w:eastAsia="en-US" w:bidi="ar-SA"/>
      </w:rPr>
    </w:lvl>
    <w:lvl w:ilvl="7" w:tplc="5CEC4256">
      <w:numFmt w:val="bullet"/>
      <w:lvlText w:val="•"/>
      <w:lvlJc w:val="left"/>
      <w:pPr>
        <w:ind w:left="1407" w:hanging="144"/>
      </w:pPr>
      <w:rPr>
        <w:rFonts w:hint="default"/>
        <w:lang w:val="es-ES" w:eastAsia="en-US" w:bidi="ar-SA"/>
      </w:rPr>
    </w:lvl>
    <w:lvl w:ilvl="8" w:tplc="604A5042">
      <w:numFmt w:val="bullet"/>
      <w:lvlText w:val="•"/>
      <w:lvlJc w:val="left"/>
      <w:pPr>
        <w:ind w:left="1568" w:hanging="144"/>
      </w:pPr>
      <w:rPr>
        <w:rFonts w:hint="default"/>
        <w:lang w:val="es-ES" w:eastAsia="en-US" w:bidi="ar-SA"/>
      </w:rPr>
    </w:lvl>
  </w:abstractNum>
  <w:abstractNum w:abstractNumId="22" w15:restartNumberingAfterBreak="0">
    <w:nsid w:val="47D8709E"/>
    <w:multiLevelType w:val="hybridMultilevel"/>
    <w:tmpl w:val="7BB43CCA"/>
    <w:lvl w:ilvl="0" w:tplc="280A0005">
      <w:start w:val="1"/>
      <w:numFmt w:val="bullet"/>
      <w:lvlText w:val=""/>
      <w:lvlJc w:val="left"/>
      <w:pPr>
        <w:ind w:left="1659" w:hanging="360"/>
      </w:pPr>
      <w:rPr>
        <w:rFonts w:ascii="Wingdings" w:hAnsi="Wingdings" w:hint="default"/>
      </w:rPr>
    </w:lvl>
    <w:lvl w:ilvl="1" w:tplc="280A0003" w:tentative="1">
      <w:start w:val="1"/>
      <w:numFmt w:val="bullet"/>
      <w:lvlText w:val="o"/>
      <w:lvlJc w:val="left"/>
      <w:pPr>
        <w:ind w:left="2379" w:hanging="360"/>
      </w:pPr>
      <w:rPr>
        <w:rFonts w:ascii="Courier New" w:hAnsi="Courier New" w:cs="Courier New" w:hint="default"/>
      </w:rPr>
    </w:lvl>
    <w:lvl w:ilvl="2" w:tplc="280A0005" w:tentative="1">
      <w:start w:val="1"/>
      <w:numFmt w:val="bullet"/>
      <w:lvlText w:val=""/>
      <w:lvlJc w:val="left"/>
      <w:pPr>
        <w:ind w:left="3099" w:hanging="360"/>
      </w:pPr>
      <w:rPr>
        <w:rFonts w:ascii="Wingdings" w:hAnsi="Wingdings" w:hint="default"/>
      </w:rPr>
    </w:lvl>
    <w:lvl w:ilvl="3" w:tplc="280A0001" w:tentative="1">
      <w:start w:val="1"/>
      <w:numFmt w:val="bullet"/>
      <w:lvlText w:val=""/>
      <w:lvlJc w:val="left"/>
      <w:pPr>
        <w:ind w:left="3819" w:hanging="360"/>
      </w:pPr>
      <w:rPr>
        <w:rFonts w:ascii="Symbol" w:hAnsi="Symbol" w:hint="default"/>
      </w:rPr>
    </w:lvl>
    <w:lvl w:ilvl="4" w:tplc="280A0003" w:tentative="1">
      <w:start w:val="1"/>
      <w:numFmt w:val="bullet"/>
      <w:lvlText w:val="o"/>
      <w:lvlJc w:val="left"/>
      <w:pPr>
        <w:ind w:left="4539" w:hanging="360"/>
      </w:pPr>
      <w:rPr>
        <w:rFonts w:ascii="Courier New" w:hAnsi="Courier New" w:cs="Courier New" w:hint="default"/>
      </w:rPr>
    </w:lvl>
    <w:lvl w:ilvl="5" w:tplc="280A0005" w:tentative="1">
      <w:start w:val="1"/>
      <w:numFmt w:val="bullet"/>
      <w:lvlText w:val=""/>
      <w:lvlJc w:val="left"/>
      <w:pPr>
        <w:ind w:left="5259" w:hanging="360"/>
      </w:pPr>
      <w:rPr>
        <w:rFonts w:ascii="Wingdings" w:hAnsi="Wingdings" w:hint="default"/>
      </w:rPr>
    </w:lvl>
    <w:lvl w:ilvl="6" w:tplc="280A0001" w:tentative="1">
      <w:start w:val="1"/>
      <w:numFmt w:val="bullet"/>
      <w:lvlText w:val=""/>
      <w:lvlJc w:val="left"/>
      <w:pPr>
        <w:ind w:left="5979" w:hanging="360"/>
      </w:pPr>
      <w:rPr>
        <w:rFonts w:ascii="Symbol" w:hAnsi="Symbol" w:hint="default"/>
      </w:rPr>
    </w:lvl>
    <w:lvl w:ilvl="7" w:tplc="280A0003" w:tentative="1">
      <w:start w:val="1"/>
      <w:numFmt w:val="bullet"/>
      <w:lvlText w:val="o"/>
      <w:lvlJc w:val="left"/>
      <w:pPr>
        <w:ind w:left="6699" w:hanging="360"/>
      </w:pPr>
      <w:rPr>
        <w:rFonts w:ascii="Courier New" w:hAnsi="Courier New" w:cs="Courier New" w:hint="default"/>
      </w:rPr>
    </w:lvl>
    <w:lvl w:ilvl="8" w:tplc="280A0005" w:tentative="1">
      <w:start w:val="1"/>
      <w:numFmt w:val="bullet"/>
      <w:lvlText w:val=""/>
      <w:lvlJc w:val="left"/>
      <w:pPr>
        <w:ind w:left="7419" w:hanging="360"/>
      </w:pPr>
      <w:rPr>
        <w:rFonts w:ascii="Wingdings" w:hAnsi="Wingdings" w:hint="default"/>
      </w:rPr>
    </w:lvl>
  </w:abstractNum>
  <w:abstractNum w:abstractNumId="23" w15:restartNumberingAfterBreak="0">
    <w:nsid w:val="48A93ACD"/>
    <w:multiLevelType w:val="hybridMultilevel"/>
    <w:tmpl w:val="3312875E"/>
    <w:lvl w:ilvl="0" w:tplc="C6982F3C">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8FC29D1E">
      <w:numFmt w:val="bullet"/>
      <w:lvlText w:val="•"/>
      <w:lvlJc w:val="left"/>
      <w:pPr>
        <w:ind w:left="678" w:hanging="284"/>
      </w:pPr>
      <w:rPr>
        <w:rFonts w:hint="default"/>
        <w:lang w:val="es-ES" w:eastAsia="en-US" w:bidi="ar-SA"/>
      </w:rPr>
    </w:lvl>
    <w:lvl w:ilvl="2" w:tplc="20AE0D18">
      <w:numFmt w:val="bullet"/>
      <w:lvlText w:val="•"/>
      <w:lvlJc w:val="left"/>
      <w:pPr>
        <w:ind w:left="916" w:hanging="284"/>
      </w:pPr>
      <w:rPr>
        <w:rFonts w:hint="default"/>
        <w:lang w:val="es-ES" w:eastAsia="en-US" w:bidi="ar-SA"/>
      </w:rPr>
    </w:lvl>
    <w:lvl w:ilvl="3" w:tplc="D5607B36">
      <w:numFmt w:val="bullet"/>
      <w:lvlText w:val="•"/>
      <w:lvlJc w:val="left"/>
      <w:pPr>
        <w:ind w:left="1154" w:hanging="284"/>
      </w:pPr>
      <w:rPr>
        <w:rFonts w:hint="default"/>
        <w:lang w:val="es-ES" w:eastAsia="en-US" w:bidi="ar-SA"/>
      </w:rPr>
    </w:lvl>
    <w:lvl w:ilvl="4" w:tplc="36442D5E">
      <w:numFmt w:val="bullet"/>
      <w:lvlText w:val="•"/>
      <w:lvlJc w:val="left"/>
      <w:pPr>
        <w:ind w:left="1392" w:hanging="284"/>
      </w:pPr>
      <w:rPr>
        <w:rFonts w:hint="default"/>
        <w:lang w:val="es-ES" w:eastAsia="en-US" w:bidi="ar-SA"/>
      </w:rPr>
    </w:lvl>
    <w:lvl w:ilvl="5" w:tplc="E03AAA64">
      <w:numFmt w:val="bullet"/>
      <w:lvlText w:val="•"/>
      <w:lvlJc w:val="left"/>
      <w:pPr>
        <w:ind w:left="1631" w:hanging="284"/>
      </w:pPr>
      <w:rPr>
        <w:rFonts w:hint="default"/>
        <w:lang w:val="es-ES" w:eastAsia="en-US" w:bidi="ar-SA"/>
      </w:rPr>
    </w:lvl>
    <w:lvl w:ilvl="6" w:tplc="5B64A3C0">
      <w:numFmt w:val="bullet"/>
      <w:lvlText w:val="•"/>
      <w:lvlJc w:val="left"/>
      <w:pPr>
        <w:ind w:left="1869" w:hanging="284"/>
      </w:pPr>
      <w:rPr>
        <w:rFonts w:hint="default"/>
        <w:lang w:val="es-ES" w:eastAsia="en-US" w:bidi="ar-SA"/>
      </w:rPr>
    </w:lvl>
    <w:lvl w:ilvl="7" w:tplc="A69896BC">
      <w:numFmt w:val="bullet"/>
      <w:lvlText w:val="•"/>
      <w:lvlJc w:val="left"/>
      <w:pPr>
        <w:ind w:left="2107" w:hanging="284"/>
      </w:pPr>
      <w:rPr>
        <w:rFonts w:hint="default"/>
        <w:lang w:val="es-ES" w:eastAsia="en-US" w:bidi="ar-SA"/>
      </w:rPr>
    </w:lvl>
    <w:lvl w:ilvl="8" w:tplc="309EABC0">
      <w:numFmt w:val="bullet"/>
      <w:lvlText w:val="•"/>
      <w:lvlJc w:val="left"/>
      <w:pPr>
        <w:ind w:left="2345" w:hanging="284"/>
      </w:pPr>
      <w:rPr>
        <w:rFonts w:hint="default"/>
        <w:lang w:val="es-ES" w:eastAsia="en-US" w:bidi="ar-SA"/>
      </w:rPr>
    </w:lvl>
  </w:abstractNum>
  <w:abstractNum w:abstractNumId="24" w15:restartNumberingAfterBreak="0">
    <w:nsid w:val="48D96F78"/>
    <w:multiLevelType w:val="hybridMultilevel"/>
    <w:tmpl w:val="3730A5F8"/>
    <w:lvl w:ilvl="0" w:tplc="AADC3F0E">
      <w:numFmt w:val="bullet"/>
      <w:lvlText w:val="•"/>
      <w:lvlJc w:val="left"/>
      <w:pPr>
        <w:ind w:left="851" w:hanging="232"/>
      </w:pPr>
      <w:rPr>
        <w:rFonts w:ascii="Calibri" w:eastAsia="Calibri" w:hAnsi="Calibri" w:cs="Calibri" w:hint="default"/>
        <w:b w:val="0"/>
        <w:bCs w:val="0"/>
        <w:i w:val="0"/>
        <w:iCs w:val="0"/>
        <w:spacing w:val="0"/>
        <w:w w:val="100"/>
        <w:sz w:val="24"/>
        <w:szCs w:val="24"/>
        <w:lang w:val="es-ES" w:eastAsia="en-US" w:bidi="ar-SA"/>
      </w:rPr>
    </w:lvl>
    <w:lvl w:ilvl="1" w:tplc="68CA673A">
      <w:numFmt w:val="bullet"/>
      <w:lvlText w:val="•"/>
      <w:lvlJc w:val="left"/>
      <w:pPr>
        <w:ind w:left="1746" w:hanging="232"/>
      </w:pPr>
      <w:rPr>
        <w:rFonts w:hint="default"/>
        <w:lang w:val="es-ES" w:eastAsia="en-US" w:bidi="ar-SA"/>
      </w:rPr>
    </w:lvl>
    <w:lvl w:ilvl="2" w:tplc="88104E7A">
      <w:numFmt w:val="bullet"/>
      <w:lvlText w:val="•"/>
      <w:lvlJc w:val="left"/>
      <w:pPr>
        <w:ind w:left="2632" w:hanging="232"/>
      </w:pPr>
      <w:rPr>
        <w:rFonts w:hint="default"/>
        <w:lang w:val="es-ES" w:eastAsia="en-US" w:bidi="ar-SA"/>
      </w:rPr>
    </w:lvl>
    <w:lvl w:ilvl="3" w:tplc="05E44CD6">
      <w:numFmt w:val="bullet"/>
      <w:lvlText w:val="•"/>
      <w:lvlJc w:val="left"/>
      <w:pPr>
        <w:ind w:left="3518" w:hanging="232"/>
      </w:pPr>
      <w:rPr>
        <w:rFonts w:hint="default"/>
        <w:lang w:val="es-ES" w:eastAsia="en-US" w:bidi="ar-SA"/>
      </w:rPr>
    </w:lvl>
    <w:lvl w:ilvl="4" w:tplc="0104366E">
      <w:numFmt w:val="bullet"/>
      <w:lvlText w:val="•"/>
      <w:lvlJc w:val="left"/>
      <w:pPr>
        <w:ind w:left="4404" w:hanging="232"/>
      </w:pPr>
      <w:rPr>
        <w:rFonts w:hint="default"/>
        <w:lang w:val="es-ES" w:eastAsia="en-US" w:bidi="ar-SA"/>
      </w:rPr>
    </w:lvl>
    <w:lvl w:ilvl="5" w:tplc="88C2DB1A">
      <w:numFmt w:val="bullet"/>
      <w:lvlText w:val="•"/>
      <w:lvlJc w:val="left"/>
      <w:pPr>
        <w:ind w:left="5290" w:hanging="232"/>
      </w:pPr>
      <w:rPr>
        <w:rFonts w:hint="default"/>
        <w:lang w:val="es-ES" w:eastAsia="en-US" w:bidi="ar-SA"/>
      </w:rPr>
    </w:lvl>
    <w:lvl w:ilvl="6" w:tplc="0302E40E">
      <w:numFmt w:val="bullet"/>
      <w:lvlText w:val="•"/>
      <w:lvlJc w:val="left"/>
      <w:pPr>
        <w:ind w:left="6176" w:hanging="232"/>
      </w:pPr>
      <w:rPr>
        <w:rFonts w:hint="default"/>
        <w:lang w:val="es-ES" w:eastAsia="en-US" w:bidi="ar-SA"/>
      </w:rPr>
    </w:lvl>
    <w:lvl w:ilvl="7" w:tplc="B2E0CD74">
      <w:numFmt w:val="bullet"/>
      <w:lvlText w:val="•"/>
      <w:lvlJc w:val="left"/>
      <w:pPr>
        <w:ind w:left="7062" w:hanging="232"/>
      </w:pPr>
      <w:rPr>
        <w:rFonts w:hint="default"/>
        <w:lang w:val="es-ES" w:eastAsia="en-US" w:bidi="ar-SA"/>
      </w:rPr>
    </w:lvl>
    <w:lvl w:ilvl="8" w:tplc="6DE8FDA8">
      <w:numFmt w:val="bullet"/>
      <w:lvlText w:val="•"/>
      <w:lvlJc w:val="left"/>
      <w:pPr>
        <w:ind w:left="7948" w:hanging="232"/>
      </w:pPr>
      <w:rPr>
        <w:rFonts w:hint="default"/>
        <w:lang w:val="es-ES" w:eastAsia="en-US" w:bidi="ar-SA"/>
      </w:rPr>
    </w:lvl>
  </w:abstractNum>
  <w:abstractNum w:abstractNumId="25" w15:restartNumberingAfterBreak="0">
    <w:nsid w:val="4C9073D8"/>
    <w:multiLevelType w:val="hybridMultilevel"/>
    <w:tmpl w:val="03B801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CEB28CC"/>
    <w:multiLevelType w:val="multilevel"/>
    <w:tmpl w:val="91E21394"/>
    <w:lvl w:ilvl="0">
      <w:start w:val="4"/>
      <w:numFmt w:val="decimal"/>
      <w:lvlText w:val="%1"/>
      <w:lvlJc w:val="left"/>
      <w:pPr>
        <w:ind w:left="1407" w:hanging="360"/>
      </w:pPr>
      <w:rPr>
        <w:rFonts w:hint="default"/>
        <w:lang w:val="es-ES" w:eastAsia="en-US" w:bidi="ar-SA"/>
      </w:rPr>
    </w:lvl>
    <w:lvl w:ilvl="1">
      <w:start w:val="1"/>
      <w:numFmt w:val="decimal"/>
      <w:lvlText w:val="%1.%2"/>
      <w:lvlJc w:val="left"/>
      <w:pPr>
        <w:ind w:left="1407" w:hanging="360"/>
        <w:jc w:val="right"/>
      </w:pPr>
      <w:rPr>
        <w:rFonts w:ascii="Calibri" w:eastAsia="Calibri" w:hAnsi="Calibri" w:cs="Calibri" w:hint="default"/>
        <w:b/>
        <w:bCs/>
        <w:i w:val="0"/>
        <w:iCs w:val="0"/>
        <w:spacing w:val="-2"/>
        <w:w w:val="100"/>
        <w:sz w:val="24"/>
        <w:szCs w:val="24"/>
        <w:lang w:val="es-ES" w:eastAsia="en-US" w:bidi="ar-SA"/>
      </w:rPr>
    </w:lvl>
    <w:lvl w:ilvl="2">
      <w:numFmt w:val="bullet"/>
      <w:lvlText w:val="•"/>
      <w:lvlJc w:val="left"/>
      <w:pPr>
        <w:ind w:left="1752" w:hanging="209"/>
      </w:pPr>
      <w:rPr>
        <w:rFonts w:ascii="Calibri" w:eastAsia="Calibri" w:hAnsi="Calibri" w:cs="Calibri" w:hint="default"/>
        <w:b w:val="0"/>
        <w:bCs w:val="0"/>
        <w:i w:val="0"/>
        <w:iCs w:val="0"/>
        <w:spacing w:val="0"/>
        <w:w w:val="100"/>
        <w:sz w:val="24"/>
        <w:szCs w:val="24"/>
        <w:lang w:val="es-ES" w:eastAsia="en-US" w:bidi="ar-SA"/>
      </w:rPr>
    </w:lvl>
    <w:lvl w:ilvl="3">
      <w:numFmt w:val="bullet"/>
      <w:lvlText w:val="•"/>
      <w:lvlJc w:val="left"/>
      <w:pPr>
        <w:ind w:left="3528" w:hanging="209"/>
      </w:pPr>
      <w:rPr>
        <w:rFonts w:hint="default"/>
        <w:lang w:val="es-ES" w:eastAsia="en-US" w:bidi="ar-SA"/>
      </w:rPr>
    </w:lvl>
    <w:lvl w:ilvl="4">
      <w:numFmt w:val="bullet"/>
      <w:lvlText w:val="•"/>
      <w:lvlJc w:val="left"/>
      <w:pPr>
        <w:ind w:left="4413" w:hanging="209"/>
      </w:pPr>
      <w:rPr>
        <w:rFonts w:hint="default"/>
        <w:lang w:val="es-ES" w:eastAsia="en-US" w:bidi="ar-SA"/>
      </w:rPr>
    </w:lvl>
    <w:lvl w:ilvl="5">
      <w:numFmt w:val="bullet"/>
      <w:lvlText w:val="•"/>
      <w:lvlJc w:val="left"/>
      <w:pPr>
        <w:ind w:left="5297" w:hanging="209"/>
      </w:pPr>
      <w:rPr>
        <w:rFonts w:hint="default"/>
        <w:lang w:val="es-ES" w:eastAsia="en-US" w:bidi="ar-SA"/>
      </w:rPr>
    </w:lvl>
    <w:lvl w:ilvl="6">
      <w:numFmt w:val="bullet"/>
      <w:lvlText w:val="•"/>
      <w:lvlJc w:val="left"/>
      <w:pPr>
        <w:ind w:left="6182" w:hanging="209"/>
      </w:pPr>
      <w:rPr>
        <w:rFonts w:hint="default"/>
        <w:lang w:val="es-ES" w:eastAsia="en-US" w:bidi="ar-SA"/>
      </w:rPr>
    </w:lvl>
    <w:lvl w:ilvl="7">
      <w:numFmt w:val="bullet"/>
      <w:lvlText w:val="•"/>
      <w:lvlJc w:val="left"/>
      <w:pPr>
        <w:ind w:left="7066" w:hanging="209"/>
      </w:pPr>
      <w:rPr>
        <w:rFonts w:hint="default"/>
        <w:lang w:val="es-ES" w:eastAsia="en-US" w:bidi="ar-SA"/>
      </w:rPr>
    </w:lvl>
    <w:lvl w:ilvl="8">
      <w:numFmt w:val="bullet"/>
      <w:lvlText w:val="•"/>
      <w:lvlJc w:val="left"/>
      <w:pPr>
        <w:ind w:left="7951" w:hanging="209"/>
      </w:pPr>
      <w:rPr>
        <w:rFonts w:hint="default"/>
        <w:lang w:val="es-ES" w:eastAsia="en-US" w:bidi="ar-SA"/>
      </w:rPr>
    </w:lvl>
  </w:abstractNum>
  <w:abstractNum w:abstractNumId="27" w15:restartNumberingAfterBreak="0">
    <w:nsid w:val="502E316D"/>
    <w:multiLevelType w:val="hybridMultilevel"/>
    <w:tmpl w:val="9ACAE29A"/>
    <w:lvl w:ilvl="0" w:tplc="CCD8F282">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FB84A3D8">
      <w:numFmt w:val="bullet"/>
      <w:lvlText w:val="•"/>
      <w:lvlJc w:val="left"/>
      <w:pPr>
        <w:ind w:left="678" w:hanging="284"/>
      </w:pPr>
      <w:rPr>
        <w:rFonts w:hint="default"/>
        <w:lang w:val="es-ES" w:eastAsia="en-US" w:bidi="ar-SA"/>
      </w:rPr>
    </w:lvl>
    <w:lvl w:ilvl="2" w:tplc="4738B7BE">
      <w:numFmt w:val="bullet"/>
      <w:lvlText w:val="•"/>
      <w:lvlJc w:val="left"/>
      <w:pPr>
        <w:ind w:left="916" w:hanging="284"/>
      </w:pPr>
      <w:rPr>
        <w:rFonts w:hint="default"/>
        <w:lang w:val="es-ES" w:eastAsia="en-US" w:bidi="ar-SA"/>
      </w:rPr>
    </w:lvl>
    <w:lvl w:ilvl="3" w:tplc="71C02E96">
      <w:numFmt w:val="bullet"/>
      <w:lvlText w:val="•"/>
      <w:lvlJc w:val="left"/>
      <w:pPr>
        <w:ind w:left="1154" w:hanging="284"/>
      </w:pPr>
      <w:rPr>
        <w:rFonts w:hint="default"/>
        <w:lang w:val="es-ES" w:eastAsia="en-US" w:bidi="ar-SA"/>
      </w:rPr>
    </w:lvl>
    <w:lvl w:ilvl="4" w:tplc="BA20E460">
      <w:numFmt w:val="bullet"/>
      <w:lvlText w:val="•"/>
      <w:lvlJc w:val="left"/>
      <w:pPr>
        <w:ind w:left="1392" w:hanging="284"/>
      </w:pPr>
      <w:rPr>
        <w:rFonts w:hint="default"/>
        <w:lang w:val="es-ES" w:eastAsia="en-US" w:bidi="ar-SA"/>
      </w:rPr>
    </w:lvl>
    <w:lvl w:ilvl="5" w:tplc="DCB816B8">
      <w:numFmt w:val="bullet"/>
      <w:lvlText w:val="•"/>
      <w:lvlJc w:val="left"/>
      <w:pPr>
        <w:ind w:left="1631" w:hanging="284"/>
      </w:pPr>
      <w:rPr>
        <w:rFonts w:hint="default"/>
        <w:lang w:val="es-ES" w:eastAsia="en-US" w:bidi="ar-SA"/>
      </w:rPr>
    </w:lvl>
    <w:lvl w:ilvl="6" w:tplc="DA522C50">
      <w:numFmt w:val="bullet"/>
      <w:lvlText w:val="•"/>
      <w:lvlJc w:val="left"/>
      <w:pPr>
        <w:ind w:left="1869" w:hanging="284"/>
      </w:pPr>
      <w:rPr>
        <w:rFonts w:hint="default"/>
        <w:lang w:val="es-ES" w:eastAsia="en-US" w:bidi="ar-SA"/>
      </w:rPr>
    </w:lvl>
    <w:lvl w:ilvl="7" w:tplc="86A844C4">
      <w:numFmt w:val="bullet"/>
      <w:lvlText w:val="•"/>
      <w:lvlJc w:val="left"/>
      <w:pPr>
        <w:ind w:left="2107" w:hanging="284"/>
      </w:pPr>
      <w:rPr>
        <w:rFonts w:hint="default"/>
        <w:lang w:val="es-ES" w:eastAsia="en-US" w:bidi="ar-SA"/>
      </w:rPr>
    </w:lvl>
    <w:lvl w:ilvl="8" w:tplc="71F2BE4A">
      <w:numFmt w:val="bullet"/>
      <w:lvlText w:val="•"/>
      <w:lvlJc w:val="left"/>
      <w:pPr>
        <w:ind w:left="2345" w:hanging="284"/>
      </w:pPr>
      <w:rPr>
        <w:rFonts w:hint="default"/>
        <w:lang w:val="es-ES" w:eastAsia="en-US" w:bidi="ar-SA"/>
      </w:rPr>
    </w:lvl>
  </w:abstractNum>
  <w:abstractNum w:abstractNumId="28" w15:restartNumberingAfterBreak="0">
    <w:nsid w:val="533905BE"/>
    <w:multiLevelType w:val="hybridMultilevel"/>
    <w:tmpl w:val="DC86B3CE"/>
    <w:lvl w:ilvl="0" w:tplc="72F6A7D8">
      <w:start w:val="1"/>
      <w:numFmt w:val="lowerLetter"/>
      <w:lvlText w:val="%1)"/>
      <w:lvlJc w:val="left"/>
      <w:pPr>
        <w:ind w:left="1184" w:hanging="256"/>
      </w:pPr>
      <w:rPr>
        <w:rFonts w:ascii="Arial MT" w:eastAsia="Arial MT" w:hAnsi="Arial MT" w:cs="Arial MT" w:hint="default"/>
        <w:b w:val="0"/>
        <w:bCs w:val="0"/>
        <w:i w:val="0"/>
        <w:iCs w:val="0"/>
        <w:spacing w:val="0"/>
        <w:w w:val="100"/>
        <w:sz w:val="22"/>
        <w:szCs w:val="22"/>
        <w:lang w:val="es-ES" w:eastAsia="en-US" w:bidi="ar-SA"/>
      </w:rPr>
    </w:lvl>
    <w:lvl w:ilvl="1" w:tplc="A3206E66">
      <w:numFmt w:val="bullet"/>
      <w:lvlText w:val="•"/>
      <w:lvlJc w:val="left"/>
      <w:pPr>
        <w:ind w:left="2069" w:hanging="256"/>
      </w:pPr>
      <w:rPr>
        <w:rFonts w:hint="default"/>
        <w:lang w:val="es-ES" w:eastAsia="en-US" w:bidi="ar-SA"/>
      </w:rPr>
    </w:lvl>
    <w:lvl w:ilvl="2" w:tplc="D8A85A9C">
      <w:numFmt w:val="bullet"/>
      <w:lvlText w:val="•"/>
      <w:lvlJc w:val="left"/>
      <w:pPr>
        <w:ind w:left="2958" w:hanging="256"/>
      </w:pPr>
      <w:rPr>
        <w:rFonts w:hint="default"/>
        <w:lang w:val="es-ES" w:eastAsia="en-US" w:bidi="ar-SA"/>
      </w:rPr>
    </w:lvl>
    <w:lvl w:ilvl="3" w:tplc="6CBC0706">
      <w:numFmt w:val="bullet"/>
      <w:lvlText w:val="•"/>
      <w:lvlJc w:val="left"/>
      <w:pPr>
        <w:ind w:left="3847" w:hanging="256"/>
      </w:pPr>
      <w:rPr>
        <w:rFonts w:hint="default"/>
        <w:lang w:val="es-ES" w:eastAsia="en-US" w:bidi="ar-SA"/>
      </w:rPr>
    </w:lvl>
    <w:lvl w:ilvl="4" w:tplc="F4341664">
      <w:numFmt w:val="bullet"/>
      <w:lvlText w:val="•"/>
      <w:lvlJc w:val="left"/>
      <w:pPr>
        <w:ind w:left="4736" w:hanging="256"/>
      </w:pPr>
      <w:rPr>
        <w:rFonts w:hint="default"/>
        <w:lang w:val="es-ES" w:eastAsia="en-US" w:bidi="ar-SA"/>
      </w:rPr>
    </w:lvl>
    <w:lvl w:ilvl="5" w:tplc="3CDC17A6">
      <w:numFmt w:val="bullet"/>
      <w:lvlText w:val="•"/>
      <w:lvlJc w:val="left"/>
      <w:pPr>
        <w:ind w:left="5625" w:hanging="256"/>
      </w:pPr>
      <w:rPr>
        <w:rFonts w:hint="default"/>
        <w:lang w:val="es-ES" w:eastAsia="en-US" w:bidi="ar-SA"/>
      </w:rPr>
    </w:lvl>
    <w:lvl w:ilvl="6" w:tplc="B584F728">
      <w:numFmt w:val="bullet"/>
      <w:lvlText w:val="•"/>
      <w:lvlJc w:val="left"/>
      <w:pPr>
        <w:ind w:left="6514" w:hanging="256"/>
      </w:pPr>
      <w:rPr>
        <w:rFonts w:hint="default"/>
        <w:lang w:val="es-ES" w:eastAsia="en-US" w:bidi="ar-SA"/>
      </w:rPr>
    </w:lvl>
    <w:lvl w:ilvl="7" w:tplc="7F5C8C90">
      <w:numFmt w:val="bullet"/>
      <w:lvlText w:val="•"/>
      <w:lvlJc w:val="left"/>
      <w:pPr>
        <w:ind w:left="7403" w:hanging="256"/>
      </w:pPr>
      <w:rPr>
        <w:rFonts w:hint="default"/>
        <w:lang w:val="es-ES" w:eastAsia="en-US" w:bidi="ar-SA"/>
      </w:rPr>
    </w:lvl>
    <w:lvl w:ilvl="8" w:tplc="D3D087CA">
      <w:numFmt w:val="bullet"/>
      <w:lvlText w:val="•"/>
      <w:lvlJc w:val="left"/>
      <w:pPr>
        <w:ind w:left="8292" w:hanging="256"/>
      </w:pPr>
      <w:rPr>
        <w:rFonts w:hint="default"/>
        <w:lang w:val="es-ES" w:eastAsia="en-US" w:bidi="ar-SA"/>
      </w:rPr>
    </w:lvl>
  </w:abstractNum>
  <w:abstractNum w:abstractNumId="29" w15:restartNumberingAfterBreak="0">
    <w:nsid w:val="54DD6364"/>
    <w:multiLevelType w:val="hybridMultilevel"/>
    <w:tmpl w:val="6A5815CE"/>
    <w:lvl w:ilvl="0" w:tplc="C728E906">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2C8E9834">
      <w:numFmt w:val="bullet"/>
      <w:lvlText w:val="•"/>
      <w:lvlJc w:val="left"/>
      <w:pPr>
        <w:ind w:left="678" w:hanging="284"/>
      </w:pPr>
      <w:rPr>
        <w:rFonts w:hint="default"/>
        <w:lang w:val="es-ES" w:eastAsia="en-US" w:bidi="ar-SA"/>
      </w:rPr>
    </w:lvl>
    <w:lvl w:ilvl="2" w:tplc="9B90723A">
      <w:numFmt w:val="bullet"/>
      <w:lvlText w:val="•"/>
      <w:lvlJc w:val="left"/>
      <w:pPr>
        <w:ind w:left="916" w:hanging="284"/>
      </w:pPr>
      <w:rPr>
        <w:rFonts w:hint="default"/>
        <w:lang w:val="es-ES" w:eastAsia="en-US" w:bidi="ar-SA"/>
      </w:rPr>
    </w:lvl>
    <w:lvl w:ilvl="3" w:tplc="92EAB278">
      <w:numFmt w:val="bullet"/>
      <w:lvlText w:val="•"/>
      <w:lvlJc w:val="left"/>
      <w:pPr>
        <w:ind w:left="1154" w:hanging="284"/>
      </w:pPr>
      <w:rPr>
        <w:rFonts w:hint="default"/>
        <w:lang w:val="es-ES" w:eastAsia="en-US" w:bidi="ar-SA"/>
      </w:rPr>
    </w:lvl>
    <w:lvl w:ilvl="4" w:tplc="2C063AF8">
      <w:numFmt w:val="bullet"/>
      <w:lvlText w:val="•"/>
      <w:lvlJc w:val="left"/>
      <w:pPr>
        <w:ind w:left="1392" w:hanging="284"/>
      </w:pPr>
      <w:rPr>
        <w:rFonts w:hint="default"/>
        <w:lang w:val="es-ES" w:eastAsia="en-US" w:bidi="ar-SA"/>
      </w:rPr>
    </w:lvl>
    <w:lvl w:ilvl="5" w:tplc="AD8A38A4">
      <w:numFmt w:val="bullet"/>
      <w:lvlText w:val="•"/>
      <w:lvlJc w:val="left"/>
      <w:pPr>
        <w:ind w:left="1631" w:hanging="284"/>
      </w:pPr>
      <w:rPr>
        <w:rFonts w:hint="default"/>
        <w:lang w:val="es-ES" w:eastAsia="en-US" w:bidi="ar-SA"/>
      </w:rPr>
    </w:lvl>
    <w:lvl w:ilvl="6" w:tplc="4BFA05F4">
      <w:numFmt w:val="bullet"/>
      <w:lvlText w:val="•"/>
      <w:lvlJc w:val="left"/>
      <w:pPr>
        <w:ind w:left="1869" w:hanging="284"/>
      </w:pPr>
      <w:rPr>
        <w:rFonts w:hint="default"/>
        <w:lang w:val="es-ES" w:eastAsia="en-US" w:bidi="ar-SA"/>
      </w:rPr>
    </w:lvl>
    <w:lvl w:ilvl="7" w:tplc="C6D08C14">
      <w:numFmt w:val="bullet"/>
      <w:lvlText w:val="•"/>
      <w:lvlJc w:val="left"/>
      <w:pPr>
        <w:ind w:left="2107" w:hanging="284"/>
      </w:pPr>
      <w:rPr>
        <w:rFonts w:hint="default"/>
        <w:lang w:val="es-ES" w:eastAsia="en-US" w:bidi="ar-SA"/>
      </w:rPr>
    </w:lvl>
    <w:lvl w:ilvl="8" w:tplc="5E9E4A2E">
      <w:numFmt w:val="bullet"/>
      <w:lvlText w:val="•"/>
      <w:lvlJc w:val="left"/>
      <w:pPr>
        <w:ind w:left="2345" w:hanging="284"/>
      </w:pPr>
      <w:rPr>
        <w:rFonts w:hint="default"/>
        <w:lang w:val="es-ES" w:eastAsia="en-US" w:bidi="ar-SA"/>
      </w:rPr>
    </w:lvl>
  </w:abstractNum>
  <w:abstractNum w:abstractNumId="30" w15:restartNumberingAfterBreak="0">
    <w:nsid w:val="54FE6BAC"/>
    <w:multiLevelType w:val="multilevel"/>
    <w:tmpl w:val="96687CAE"/>
    <w:lvl w:ilvl="0">
      <w:start w:val="1"/>
      <w:numFmt w:val="decimal"/>
      <w:lvlText w:val="%1"/>
      <w:lvlJc w:val="left"/>
      <w:pPr>
        <w:ind w:left="1827" w:hanging="488"/>
      </w:pPr>
      <w:rPr>
        <w:rFonts w:hint="default"/>
        <w:lang w:val="es-ES" w:eastAsia="en-US" w:bidi="ar-SA"/>
      </w:rPr>
    </w:lvl>
    <w:lvl w:ilvl="1">
      <w:start w:val="1"/>
      <w:numFmt w:val="decimal"/>
      <w:lvlText w:val="%1.%2"/>
      <w:lvlJc w:val="left"/>
      <w:pPr>
        <w:ind w:left="1827" w:hanging="488"/>
      </w:pPr>
      <w:rPr>
        <w:rFonts w:hint="default"/>
        <w:spacing w:val="0"/>
        <w:w w:val="100"/>
        <w:lang w:val="es-PE" w:eastAsia="en-US" w:bidi="ar-SA"/>
      </w:rPr>
    </w:lvl>
    <w:lvl w:ilvl="2">
      <w:numFmt w:val="bullet"/>
      <w:lvlText w:val="•"/>
      <w:lvlJc w:val="left"/>
      <w:pPr>
        <w:ind w:left="3400" w:hanging="488"/>
      </w:pPr>
      <w:rPr>
        <w:rFonts w:hint="default"/>
        <w:lang w:val="es-ES" w:eastAsia="en-US" w:bidi="ar-SA"/>
      </w:rPr>
    </w:lvl>
    <w:lvl w:ilvl="3">
      <w:numFmt w:val="bullet"/>
      <w:lvlText w:val="•"/>
      <w:lvlJc w:val="left"/>
      <w:pPr>
        <w:ind w:left="4190" w:hanging="488"/>
      </w:pPr>
      <w:rPr>
        <w:rFonts w:hint="default"/>
        <w:lang w:val="es-ES" w:eastAsia="en-US" w:bidi="ar-SA"/>
      </w:rPr>
    </w:lvl>
    <w:lvl w:ilvl="4">
      <w:numFmt w:val="bullet"/>
      <w:lvlText w:val="•"/>
      <w:lvlJc w:val="left"/>
      <w:pPr>
        <w:ind w:left="4980" w:hanging="488"/>
      </w:pPr>
      <w:rPr>
        <w:rFonts w:hint="default"/>
        <w:lang w:val="es-ES" w:eastAsia="en-US" w:bidi="ar-SA"/>
      </w:rPr>
    </w:lvl>
    <w:lvl w:ilvl="5">
      <w:numFmt w:val="bullet"/>
      <w:lvlText w:val="•"/>
      <w:lvlJc w:val="left"/>
      <w:pPr>
        <w:ind w:left="5770" w:hanging="488"/>
      </w:pPr>
      <w:rPr>
        <w:rFonts w:hint="default"/>
        <w:lang w:val="es-ES" w:eastAsia="en-US" w:bidi="ar-SA"/>
      </w:rPr>
    </w:lvl>
    <w:lvl w:ilvl="6">
      <w:numFmt w:val="bullet"/>
      <w:lvlText w:val="•"/>
      <w:lvlJc w:val="left"/>
      <w:pPr>
        <w:ind w:left="6560" w:hanging="488"/>
      </w:pPr>
      <w:rPr>
        <w:rFonts w:hint="default"/>
        <w:lang w:val="es-ES" w:eastAsia="en-US" w:bidi="ar-SA"/>
      </w:rPr>
    </w:lvl>
    <w:lvl w:ilvl="7">
      <w:numFmt w:val="bullet"/>
      <w:lvlText w:val="•"/>
      <w:lvlJc w:val="left"/>
      <w:pPr>
        <w:ind w:left="7350" w:hanging="488"/>
      </w:pPr>
      <w:rPr>
        <w:rFonts w:hint="default"/>
        <w:lang w:val="es-ES" w:eastAsia="en-US" w:bidi="ar-SA"/>
      </w:rPr>
    </w:lvl>
    <w:lvl w:ilvl="8">
      <w:numFmt w:val="bullet"/>
      <w:lvlText w:val="•"/>
      <w:lvlJc w:val="left"/>
      <w:pPr>
        <w:ind w:left="8140" w:hanging="488"/>
      </w:pPr>
      <w:rPr>
        <w:rFonts w:hint="default"/>
        <w:lang w:val="es-ES" w:eastAsia="en-US" w:bidi="ar-SA"/>
      </w:rPr>
    </w:lvl>
  </w:abstractNum>
  <w:abstractNum w:abstractNumId="31" w15:restartNumberingAfterBreak="0">
    <w:nsid w:val="55852310"/>
    <w:multiLevelType w:val="hybridMultilevel"/>
    <w:tmpl w:val="8EC816B4"/>
    <w:lvl w:ilvl="0" w:tplc="280A0001">
      <w:start w:val="1"/>
      <w:numFmt w:val="bullet"/>
      <w:lvlText w:val=""/>
      <w:lvlJc w:val="left"/>
      <w:pPr>
        <w:ind w:left="1905" w:hanging="360"/>
      </w:pPr>
      <w:rPr>
        <w:rFonts w:ascii="Symbol" w:hAnsi="Symbol" w:hint="default"/>
      </w:rPr>
    </w:lvl>
    <w:lvl w:ilvl="1" w:tplc="280A0003" w:tentative="1">
      <w:start w:val="1"/>
      <w:numFmt w:val="bullet"/>
      <w:lvlText w:val="o"/>
      <w:lvlJc w:val="left"/>
      <w:pPr>
        <w:ind w:left="2625" w:hanging="360"/>
      </w:pPr>
      <w:rPr>
        <w:rFonts w:ascii="Courier New" w:hAnsi="Courier New" w:cs="Courier New" w:hint="default"/>
      </w:rPr>
    </w:lvl>
    <w:lvl w:ilvl="2" w:tplc="280A0005" w:tentative="1">
      <w:start w:val="1"/>
      <w:numFmt w:val="bullet"/>
      <w:lvlText w:val=""/>
      <w:lvlJc w:val="left"/>
      <w:pPr>
        <w:ind w:left="3345" w:hanging="360"/>
      </w:pPr>
      <w:rPr>
        <w:rFonts w:ascii="Wingdings" w:hAnsi="Wingdings" w:hint="default"/>
      </w:rPr>
    </w:lvl>
    <w:lvl w:ilvl="3" w:tplc="280A0001" w:tentative="1">
      <w:start w:val="1"/>
      <w:numFmt w:val="bullet"/>
      <w:lvlText w:val=""/>
      <w:lvlJc w:val="left"/>
      <w:pPr>
        <w:ind w:left="4065" w:hanging="360"/>
      </w:pPr>
      <w:rPr>
        <w:rFonts w:ascii="Symbol" w:hAnsi="Symbol" w:hint="default"/>
      </w:rPr>
    </w:lvl>
    <w:lvl w:ilvl="4" w:tplc="280A0003" w:tentative="1">
      <w:start w:val="1"/>
      <w:numFmt w:val="bullet"/>
      <w:lvlText w:val="o"/>
      <w:lvlJc w:val="left"/>
      <w:pPr>
        <w:ind w:left="4785" w:hanging="360"/>
      </w:pPr>
      <w:rPr>
        <w:rFonts w:ascii="Courier New" w:hAnsi="Courier New" w:cs="Courier New" w:hint="default"/>
      </w:rPr>
    </w:lvl>
    <w:lvl w:ilvl="5" w:tplc="280A0005" w:tentative="1">
      <w:start w:val="1"/>
      <w:numFmt w:val="bullet"/>
      <w:lvlText w:val=""/>
      <w:lvlJc w:val="left"/>
      <w:pPr>
        <w:ind w:left="5505" w:hanging="360"/>
      </w:pPr>
      <w:rPr>
        <w:rFonts w:ascii="Wingdings" w:hAnsi="Wingdings" w:hint="default"/>
      </w:rPr>
    </w:lvl>
    <w:lvl w:ilvl="6" w:tplc="280A0001" w:tentative="1">
      <w:start w:val="1"/>
      <w:numFmt w:val="bullet"/>
      <w:lvlText w:val=""/>
      <w:lvlJc w:val="left"/>
      <w:pPr>
        <w:ind w:left="6225" w:hanging="360"/>
      </w:pPr>
      <w:rPr>
        <w:rFonts w:ascii="Symbol" w:hAnsi="Symbol" w:hint="default"/>
      </w:rPr>
    </w:lvl>
    <w:lvl w:ilvl="7" w:tplc="280A0003" w:tentative="1">
      <w:start w:val="1"/>
      <w:numFmt w:val="bullet"/>
      <w:lvlText w:val="o"/>
      <w:lvlJc w:val="left"/>
      <w:pPr>
        <w:ind w:left="6945" w:hanging="360"/>
      </w:pPr>
      <w:rPr>
        <w:rFonts w:ascii="Courier New" w:hAnsi="Courier New" w:cs="Courier New" w:hint="default"/>
      </w:rPr>
    </w:lvl>
    <w:lvl w:ilvl="8" w:tplc="280A0005" w:tentative="1">
      <w:start w:val="1"/>
      <w:numFmt w:val="bullet"/>
      <w:lvlText w:val=""/>
      <w:lvlJc w:val="left"/>
      <w:pPr>
        <w:ind w:left="7665" w:hanging="360"/>
      </w:pPr>
      <w:rPr>
        <w:rFonts w:ascii="Wingdings" w:hAnsi="Wingdings" w:hint="default"/>
      </w:rPr>
    </w:lvl>
  </w:abstractNum>
  <w:abstractNum w:abstractNumId="32" w15:restartNumberingAfterBreak="0">
    <w:nsid w:val="57B571AF"/>
    <w:multiLevelType w:val="hybridMultilevel"/>
    <w:tmpl w:val="144291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8493B2F"/>
    <w:multiLevelType w:val="hybridMultilevel"/>
    <w:tmpl w:val="E90E854A"/>
    <w:lvl w:ilvl="0" w:tplc="68CA673A">
      <w:numFmt w:val="bullet"/>
      <w:lvlText w:val="•"/>
      <w:lvlJc w:val="left"/>
      <w:pPr>
        <w:ind w:left="1151" w:hanging="360"/>
      </w:pPr>
      <w:rPr>
        <w:rFonts w:hint="default"/>
        <w:lang w:val="es-ES" w:eastAsia="en-US" w:bidi="ar-SA"/>
      </w:rPr>
    </w:lvl>
    <w:lvl w:ilvl="1" w:tplc="280A0003" w:tentative="1">
      <w:start w:val="1"/>
      <w:numFmt w:val="bullet"/>
      <w:lvlText w:val="o"/>
      <w:lvlJc w:val="left"/>
      <w:pPr>
        <w:ind w:left="1871" w:hanging="360"/>
      </w:pPr>
      <w:rPr>
        <w:rFonts w:ascii="Courier New" w:hAnsi="Courier New" w:cs="Courier New" w:hint="default"/>
      </w:rPr>
    </w:lvl>
    <w:lvl w:ilvl="2" w:tplc="280A0005" w:tentative="1">
      <w:start w:val="1"/>
      <w:numFmt w:val="bullet"/>
      <w:lvlText w:val=""/>
      <w:lvlJc w:val="left"/>
      <w:pPr>
        <w:ind w:left="2591" w:hanging="360"/>
      </w:pPr>
      <w:rPr>
        <w:rFonts w:ascii="Wingdings" w:hAnsi="Wingdings" w:hint="default"/>
      </w:rPr>
    </w:lvl>
    <w:lvl w:ilvl="3" w:tplc="280A0001" w:tentative="1">
      <w:start w:val="1"/>
      <w:numFmt w:val="bullet"/>
      <w:lvlText w:val=""/>
      <w:lvlJc w:val="left"/>
      <w:pPr>
        <w:ind w:left="3311" w:hanging="360"/>
      </w:pPr>
      <w:rPr>
        <w:rFonts w:ascii="Symbol" w:hAnsi="Symbol" w:hint="default"/>
      </w:rPr>
    </w:lvl>
    <w:lvl w:ilvl="4" w:tplc="280A0003" w:tentative="1">
      <w:start w:val="1"/>
      <w:numFmt w:val="bullet"/>
      <w:lvlText w:val="o"/>
      <w:lvlJc w:val="left"/>
      <w:pPr>
        <w:ind w:left="4031" w:hanging="360"/>
      </w:pPr>
      <w:rPr>
        <w:rFonts w:ascii="Courier New" w:hAnsi="Courier New" w:cs="Courier New" w:hint="default"/>
      </w:rPr>
    </w:lvl>
    <w:lvl w:ilvl="5" w:tplc="280A0005" w:tentative="1">
      <w:start w:val="1"/>
      <w:numFmt w:val="bullet"/>
      <w:lvlText w:val=""/>
      <w:lvlJc w:val="left"/>
      <w:pPr>
        <w:ind w:left="4751" w:hanging="360"/>
      </w:pPr>
      <w:rPr>
        <w:rFonts w:ascii="Wingdings" w:hAnsi="Wingdings" w:hint="default"/>
      </w:rPr>
    </w:lvl>
    <w:lvl w:ilvl="6" w:tplc="280A0001" w:tentative="1">
      <w:start w:val="1"/>
      <w:numFmt w:val="bullet"/>
      <w:lvlText w:val=""/>
      <w:lvlJc w:val="left"/>
      <w:pPr>
        <w:ind w:left="5471" w:hanging="360"/>
      </w:pPr>
      <w:rPr>
        <w:rFonts w:ascii="Symbol" w:hAnsi="Symbol" w:hint="default"/>
      </w:rPr>
    </w:lvl>
    <w:lvl w:ilvl="7" w:tplc="280A0003" w:tentative="1">
      <w:start w:val="1"/>
      <w:numFmt w:val="bullet"/>
      <w:lvlText w:val="o"/>
      <w:lvlJc w:val="left"/>
      <w:pPr>
        <w:ind w:left="6191" w:hanging="360"/>
      </w:pPr>
      <w:rPr>
        <w:rFonts w:ascii="Courier New" w:hAnsi="Courier New" w:cs="Courier New" w:hint="default"/>
      </w:rPr>
    </w:lvl>
    <w:lvl w:ilvl="8" w:tplc="280A0005" w:tentative="1">
      <w:start w:val="1"/>
      <w:numFmt w:val="bullet"/>
      <w:lvlText w:val=""/>
      <w:lvlJc w:val="left"/>
      <w:pPr>
        <w:ind w:left="6911" w:hanging="360"/>
      </w:pPr>
      <w:rPr>
        <w:rFonts w:ascii="Wingdings" w:hAnsi="Wingdings" w:hint="default"/>
      </w:rPr>
    </w:lvl>
  </w:abstractNum>
  <w:abstractNum w:abstractNumId="34" w15:restartNumberingAfterBreak="0">
    <w:nsid w:val="58F210A9"/>
    <w:multiLevelType w:val="hybridMultilevel"/>
    <w:tmpl w:val="89F26E72"/>
    <w:lvl w:ilvl="0" w:tplc="A3EAC1C0">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569E85AE">
      <w:numFmt w:val="bullet"/>
      <w:lvlText w:val="•"/>
      <w:lvlJc w:val="left"/>
      <w:pPr>
        <w:ind w:left="678" w:hanging="284"/>
      </w:pPr>
      <w:rPr>
        <w:rFonts w:hint="default"/>
        <w:lang w:val="es-ES" w:eastAsia="en-US" w:bidi="ar-SA"/>
      </w:rPr>
    </w:lvl>
    <w:lvl w:ilvl="2" w:tplc="E8324310">
      <w:numFmt w:val="bullet"/>
      <w:lvlText w:val="•"/>
      <w:lvlJc w:val="left"/>
      <w:pPr>
        <w:ind w:left="916" w:hanging="284"/>
      </w:pPr>
      <w:rPr>
        <w:rFonts w:hint="default"/>
        <w:lang w:val="es-ES" w:eastAsia="en-US" w:bidi="ar-SA"/>
      </w:rPr>
    </w:lvl>
    <w:lvl w:ilvl="3" w:tplc="2874551C">
      <w:numFmt w:val="bullet"/>
      <w:lvlText w:val="•"/>
      <w:lvlJc w:val="left"/>
      <w:pPr>
        <w:ind w:left="1154" w:hanging="284"/>
      </w:pPr>
      <w:rPr>
        <w:rFonts w:hint="default"/>
        <w:lang w:val="es-ES" w:eastAsia="en-US" w:bidi="ar-SA"/>
      </w:rPr>
    </w:lvl>
    <w:lvl w:ilvl="4" w:tplc="90707B06">
      <w:numFmt w:val="bullet"/>
      <w:lvlText w:val="•"/>
      <w:lvlJc w:val="left"/>
      <w:pPr>
        <w:ind w:left="1392" w:hanging="284"/>
      </w:pPr>
      <w:rPr>
        <w:rFonts w:hint="default"/>
        <w:lang w:val="es-ES" w:eastAsia="en-US" w:bidi="ar-SA"/>
      </w:rPr>
    </w:lvl>
    <w:lvl w:ilvl="5" w:tplc="1A06AB82">
      <w:numFmt w:val="bullet"/>
      <w:lvlText w:val="•"/>
      <w:lvlJc w:val="left"/>
      <w:pPr>
        <w:ind w:left="1631" w:hanging="284"/>
      </w:pPr>
      <w:rPr>
        <w:rFonts w:hint="default"/>
        <w:lang w:val="es-ES" w:eastAsia="en-US" w:bidi="ar-SA"/>
      </w:rPr>
    </w:lvl>
    <w:lvl w:ilvl="6" w:tplc="154206EE">
      <w:numFmt w:val="bullet"/>
      <w:lvlText w:val="•"/>
      <w:lvlJc w:val="left"/>
      <w:pPr>
        <w:ind w:left="1869" w:hanging="284"/>
      </w:pPr>
      <w:rPr>
        <w:rFonts w:hint="default"/>
        <w:lang w:val="es-ES" w:eastAsia="en-US" w:bidi="ar-SA"/>
      </w:rPr>
    </w:lvl>
    <w:lvl w:ilvl="7" w:tplc="3112F0F0">
      <w:numFmt w:val="bullet"/>
      <w:lvlText w:val="•"/>
      <w:lvlJc w:val="left"/>
      <w:pPr>
        <w:ind w:left="2107" w:hanging="284"/>
      </w:pPr>
      <w:rPr>
        <w:rFonts w:hint="default"/>
        <w:lang w:val="es-ES" w:eastAsia="en-US" w:bidi="ar-SA"/>
      </w:rPr>
    </w:lvl>
    <w:lvl w:ilvl="8" w:tplc="C19887CA">
      <w:numFmt w:val="bullet"/>
      <w:lvlText w:val="•"/>
      <w:lvlJc w:val="left"/>
      <w:pPr>
        <w:ind w:left="2345" w:hanging="284"/>
      </w:pPr>
      <w:rPr>
        <w:rFonts w:hint="default"/>
        <w:lang w:val="es-ES" w:eastAsia="en-US" w:bidi="ar-SA"/>
      </w:rPr>
    </w:lvl>
  </w:abstractNum>
  <w:abstractNum w:abstractNumId="35" w15:restartNumberingAfterBreak="0">
    <w:nsid w:val="592358A1"/>
    <w:multiLevelType w:val="hybridMultilevel"/>
    <w:tmpl w:val="AF9442D2"/>
    <w:lvl w:ilvl="0" w:tplc="E5324E40">
      <w:numFmt w:val="bullet"/>
      <w:lvlText w:val=""/>
      <w:lvlJc w:val="left"/>
      <w:pPr>
        <w:ind w:left="419" w:hanging="280"/>
      </w:pPr>
      <w:rPr>
        <w:rFonts w:ascii="Symbol" w:eastAsia="Symbol" w:hAnsi="Symbol" w:cs="Symbol" w:hint="default"/>
        <w:b w:val="0"/>
        <w:bCs w:val="0"/>
        <w:i w:val="0"/>
        <w:iCs w:val="0"/>
        <w:spacing w:val="0"/>
        <w:w w:val="100"/>
        <w:sz w:val="24"/>
        <w:szCs w:val="24"/>
        <w:lang w:val="es-ES" w:eastAsia="en-US" w:bidi="ar-SA"/>
      </w:rPr>
    </w:lvl>
    <w:lvl w:ilvl="1" w:tplc="59684518">
      <w:numFmt w:val="bullet"/>
      <w:lvlText w:val="•"/>
      <w:lvlJc w:val="left"/>
      <w:pPr>
        <w:ind w:left="660" w:hanging="280"/>
      </w:pPr>
      <w:rPr>
        <w:rFonts w:hint="default"/>
        <w:lang w:val="es-ES" w:eastAsia="en-US" w:bidi="ar-SA"/>
      </w:rPr>
    </w:lvl>
    <w:lvl w:ilvl="2" w:tplc="37040702">
      <w:numFmt w:val="bullet"/>
      <w:lvlText w:val="•"/>
      <w:lvlJc w:val="left"/>
      <w:pPr>
        <w:ind w:left="900" w:hanging="280"/>
      </w:pPr>
      <w:rPr>
        <w:rFonts w:hint="default"/>
        <w:lang w:val="es-ES" w:eastAsia="en-US" w:bidi="ar-SA"/>
      </w:rPr>
    </w:lvl>
    <w:lvl w:ilvl="3" w:tplc="412A4AF2">
      <w:numFmt w:val="bullet"/>
      <w:lvlText w:val="•"/>
      <w:lvlJc w:val="left"/>
      <w:pPr>
        <w:ind w:left="1140" w:hanging="280"/>
      </w:pPr>
      <w:rPr>
        <w:rFonts w:hint="default"/>
        <w:lang w:val="es-ES" w:eastAsia="en-US" w:bidi="ar-SA"/>
      </w:rPr>
    </w:lvl>
    <w:lvl w:ilvl="4" w:tplc="AFFCE08A">
      <w:numFmt w:val="bullet"/>
      <w:lvlText w:val="•"/>
      <w:lvlJc w:val="left"/>
      <w:pPr>
        <w:ind w:left="1380" w:hanging="280"/>
      </w:pPr>
      <w:rPr>
        <w:rFonts w:hint="default"/>
        <w:lang w:val="es-ES" w:eastAsia="en-US" w:bidi="ar-SA"/>
      </w:rPr>
    </w:lvl>
    <w:lvl w:ilvl="5" w:tplc="B59CDA28">
      <w:numFmt w:val="bullet"/>
      <w:lvlText w:val="•"/>
      <w:lvlJc w:val="left"/>
      <w:pPr>
        <w:ind w:left="1621" w:hanging="280"/>
      </w:pPr>
      <w:rPr>
        <w:rFonts w:hint="default"/>
        <w:lang w:val="es-ES" w:eastAsia="en-US" w:bidi="ar-SA"/>
      </w:rPr>
    </w:lvl>
    <w:lvl w:ilvl="6" w:tplc="DC765D14">
      <w:numFmt w:val="bullet"/>
      <w:lvlText w:val="•"/>
      <w:lvlJc w:val="left"/>
      <w:pPr>
        <w:ind w:left="1861" w:hanging="280"/>
      </w:pPr>
      <w:rPr>
        <w:rFonts w:hint="default"/>
        <w:lang w:val="es-ES" w:eastAsia="en-US" w:bidi="ar-SA"/>
      </w:rPr>
    </w:lvl>
    <w:lvl w:ilvl="7" w:tplc="2E54D1F4">
      <w:numFmt w:val="bullet"/>
      <w:lvlText w:val="•"/>
      <w:lvlJc w:val="left"/>
      <w:pPr>
        <w:ind w:left="2101" w:hanging="280"/>
      </w:pPr>
      <w:rPr>
        <w:rFonts w:hint="default"/>
        <w:lang w:val="es-ES" w:eastAsia="en-US" w:bidi="ar-SA"/>
      </w:rPr>
    </w:lvl>
    <w:lvl w:ilvl="8" w:tplc="FC12CB32">
      <w:numFmt w:val="bullet"/>
      <w:lvlText w:val="•"/>
      <w:lvlJc w:val="left"/>
      <w:pPr>
        <w:ind w:left="2341" w:hanging="280"/>
      </w:pPr>
      <w:rPr>
        <w:rFonts w:hint="default"/>
        <w:lang w:val="es-ES" w:eastAsia="en-US" w:bidi="ar-SA"/>
      </w:rPr>
    </w:lvl>
  </w:abstractNum>
  <w:abstractNum w:abstractNumId="36" w15:restartNumberingAfterBreak="0">
    <w:nsid w:val="5B2A2FD2"/>
    <w:multiLevelType w:val="hybridMultilevel"/>
    <w:tmpl w:val="8AC41016"/>
    <w:lvl w:ilvl="0" w:tplc="95AA314A">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58226392">
      <w:numFmt w:val="bullet"/>
      <w:lvlText w:val="•"/>
      <w:lvlJc w:val="left"/>
      <w:pPr>
        <w:ind w:left="678" w:hanging="284"/>
      </w:pPr>
      <w:rPr>
        <w:rFonts w:hint="default"/>
        <w:lang w:val="es-ES" w:eastAsia="en-US" w:bidi="ar-SA"/>
      </w:rPr>
    </w:lvl>
    <w:lvl w:ilvl="2" w:tplc="5456F394">
      <w:numFmt w:val="bullet"/>
      <w:lvlText w:val="•"/>
      <w:lvlJc w:val="left"/>
      <w:pPr>
        <w:ind w:left="916" w:hanging="284"/>
      </w:pPr>
      <w:rPr>
        <w:rFonts w:hint="default"/>
        <w:lang w:val="es-ES" w:eastAsia="en-US" w:bidi="ar-SA"/>
      </w:rPr>
    </w:lvl>
    <w:lvl w:ilvl="3" w:tplc="25FEFEDA">
      <w:numFmt w:val="bullet"/>
      <w:lvlText w:val="•"/>
      <w:lvlJc w:val="left"/>
      <w:pPr>
        <w:ind w:left="1154" w:hanging="284"/>
      </w:pPr>
      <w:rPr>
        <w:rFonts w:hint="default"/>
        <w:lang w:val="es-ES" w:eastAsia="en-US" w:bidi="ar-SA"/>
      </w:rPr>
    </w:lvl>
    <w:lvl w:ilvl="4" w:tplc="794E1F7A">
      <w:numFmt w:val="bullet"/>
      <w:lvlText w:val="•"/>
      <w:lvlJc w:val="left"/>
      <w:pPr>
        <w:ind w:left="1392" w:hanging="284"/>
      </w:pPr>
      <w:rPr>
        <w:rFonts w:hint="default"/>
        <w:lang w:val="es-ES" w:eastAsia="en-US" w:bidi="ar-SA"/>
      </w:rPr>
    </w:lvl>
    <w:lvl w:ilvl="5" w:tplc="CF907844">
      <w:numFmt w:val="bullet"/>
      <w:lvlText w:val="•"/>
      <w:lvlJc w:val="left"/>
      <w:pPr>
        <w:ind w:left="1631" w:hanging="284"/>
      </w:pPr>
      <w:rPr>
        <w:rFonts w:hint="default"/>
        <w:lang w:val="es-ES" w:eastAsia="en-US" w:bidi="ar-SA"/>
      </w:rPr>
    </w:lvl>
    <w:lvl w:ilvl="6" w:tplc="6BF28972">
      <w:numFmt w:val="bullet"/>
      <w:lvlText w:val="•"/>
      <w:lvlJc w:val="left"/>
      <w:pPr>
        <w:ind w:left="1869" w:hanging="284"/>
      </w:pPr>
      <w:rPr>
        <w:rFonts w:hint="default"/>
        <w:lang w:val="es-ES" w:eastAsia="en-US" w:bidi="ar-SA"/>
      </w:rPr>
    </w:lvl>
    <w:lvl w:ilvl="7" w:tplc="49940658">
      <w:numFmt w:val="bullet"/>
      <w:lvlText w:val="•"/>
      <w:lvlJc w:val="left"/>
      <w:pPr>
        <w:ind w:left="2107" w:hanging="284"/>
      </w:pPr>
      <w:rPr>
        <w:rFonts w:hint="default"/>
        <w:lang w:val="es-ES" w:eastAsia="en-US" w:bidi="ar-SA"/>
      </w:rPr>
    </w:lvl>
    <w:lvl w:ilvl="8" w:tplc="B322A0EA">
      <w:numFmt w:val="bullet"/>
      <w:lvlText w:val="•"/>
      <w:lvlJc w:val="left"/>
      <w:pPr>
        <w:ind w:left="2345" w:hanging="284"/>
      </w:pPr>
      <w:rPr>
        <w:rFonts w:hint="default"/>
        <w:lang w:val="es-ES" w:eastAsia="en-US" w:bidi="ar-SA"/>
      </w:rPr>
    </w:lvl>
  </w:abstractNum>
  <w:abstractNum w:abstractNumId="37" w15:restartNumberingAfterBreak="0">
    <w:nsid w:val="5C950790"/>
    <w:multiLevelType w:val="hybridMultilevel"/>
    <w:tmpl w:val="7990E566"/>
    <w:lvl w:ilvl="0" w:tplc="35D0BAFA">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812CEA60">
      <w:numFmt w:val="bullet"/>
      <w:lvlText w:val="•"/>
      <w:lvlJc w:val="left"/>
      <w:pPr>
        <w:ind w:left="678" w:hanging="284"/>
      </w:pPr>
      <w:rPr>
        <w:rFonts w:hint="default"/>
        <w:lang w:val="es-ES" w:eastAsia="en-US" w:bidi="ar-SA"/>
      </w:rPr>
    </w:lvl>
    <w:lvl w:ilvl="2" w:tplc="045EF640">
      <w:numFmt w:val="bullet"/>
      <w:lvlText w:val="•"/>
      <w:lvlJc w:val="left"/>
      <w:pPr>
        <w:ind w:left="916" w:hanging="284"/>
      </w:pPr>
      <w:rPr>
        <w:rFonts w:hint="default"/>
        <w:lang w:val="es-ES" w:eastAsia="en-US" w:bidi="ar-SA"/>
      </w:rPr>
    </w:lvl>
    <w:lvl w:ilvl="3" w:tplc="7F72C614">
      <w:numFmt w:val="bullet"/>
      <w:lvlText w:val="•"/>
      <w:lvlJc w:val="left"/>
      <w:pPr>
        <w:ind w:left="1154" w:hanging="284"/>
      </w:pPr>
      <w:rPr>
        <w:rFonts w:hint="default"/>
        <w:lang w:val="es-ES" w:eastAsia="en-US" w:bidi="ar-SA"/>
      </w:rPr>
    </w:lvl>
    <w:lvl w:ilvl="4" w:tplc="82D82F32">
      <w:numFmt w:val="bullet"/>
      <w:lvlText w:val="•"/>
      <w:lvlJc w:val="left"/>
      <w:pPr>
        <w:ind w:left="1392" w:hanging="284"/>
      </w:pPr>
      <w:rPr>
        <w:rFonts w:hint="default"/>
        <w:lang w:val="es-ES" w:eastAsia="en-US" w:bidi="ar-SA"/>
      </w:rPr>
    </w:lvl>
    <w:lvl w:ilvl="5" w:tplc="E7E6F9FA">
      <w:numFmt w:val="bullet"/>
      <w:lvlText w:val="•"/>
      <w:lvlJc w:val="left"/>
      <w:pPr>
        <w:ind w:left="1631" w:hanging="284"/>
      </w:pPr>
      <w:rPr>
        <w:rFonts w:hint="default"/>
        <w:lang w:val="es-ES" w:eastAsia="en-US" w:bidi="ar-SA"/>
      </w:rPr>
    </w:lvl>
    <w:lvl w:ilvl="6" w:tplc="73B45A34">
      <w:numFmt w:val="bullet"/>
      <w:lvlText w:val="•"/>
      <w:lvlJc w:val="left"/>
      <w:pPr>
        <w:ind w:left="1869" w:hanging="284"/>
      </w:pPr>
      <w:rPr>
        <w:rFonts w:hint="default"/>
        <w:lang w:val="es-ES" w:eastAsia="en-US" w:bidi="ar-SA"/>
      </w:rPr>
    </w:lvl>
    <w:lvl w:ilvl="7" w:tplc="D1C298BA">
      <w:numFmt w:val="bullet"/>
      <w:lvlText w:val="•"/>
      <w:lvlJc w:val="left"/>
      <w:pPr>
        <w:ind w:left="2107" w:hanging="284"/>
      </w:pPr>
      <w:rPr>
        <w:rFonts w:hint="default"/>
        <w:lang w:val="es-ES" w:eastAsia="en-US" w:bidi="ar-SA"/>
      </w:rPr>
    </w:lvl>
    <w:lvl w:ilvl="8" w:tplc="B0785DD2">
      <w:numFmt w:val="bullet"/>
      <w:lvlText w:val="•"/>
      <w:lvlJc w:val="left"/>
      <w:pPr>
        <w:ind w:left="2345" w:hanging="284"/>
      </w:pPr>
      <w:rPr>
        <w:rFonts w:hint="default"/>
        <w:lang w:val="es-ES" w:eastAsia="en-US" w:bidi="ar-SA"/>
      </w:rPr>
    </w:lvl>
  </w:abstractNum>
  <w:abstractNum w:abstractNumId="38" w15:restartNumberingAfterBreak="0">
    <w:nsid w:val="607701FC"/>
    <w:multiLevelType w:val="hybridMultilevel"/>
    <w:tmpl w:val="9816EE86"/>
    <w:lvl w:ilvl="0" w:tplc="33525B02">
      <w:numFmt w:val="bullet"/>
      <w:lvlText w:val=""/>
      <w:lvlJc w:val="left"/>
      <w:pPr>
        <w:ind w:left="283" w:hanging="144"/>
      </w:pPr>
      <w:rPr>
        <w:rFonts w:ascii="Symbol" w:eastAsia="Symbol" w:hAnsi="Symbol" w:cs="Symbol" w:hint="default"/>
        <w:b w:val="0"/>
        <w:bCs w:val="0"/>
        <w:i w:val="0"/>
        <w:iCs w:val="0"/>
        <w:spacing w:val="0"/>
        <w:w w:val="100"/>
        <w:sz w:val="22"/>
        <w:szCs w:val="22"/>
        <w:lang w:val="es-ES" w:eastAsia="en-US" w:bidi="ar-SA"/>
      </w:rPr>
    </w:lvl>
    <w:lvl w:ilvl="1" w:tplc="CD863532">
      <w:numFmt w:val="bullet"/>
      <w:lvlText w:val="•"/>
      <w:lvlJc w:val="left"/>
      <w:pPr>
        <w:ind w:left="441" w:hanging="144"/>
      </w:pPr>
      <w:rPr>
        <w:rFonts w:hint="default"/>
        <w:lang w:val="es-ES" w:eastAsia="en-US" w:bidi="ar-SA"/>
      </w:rPr>
    </w:lvl>
    <w:lvl w:ilvl="2" w:tplc="109A3E66">
      <w:numFmt w:val="bullet"/>
      <w:lvlText w:val="•"/>
      <w:lvlJc w:val="left"/>
      <w:pPr>
        <w:ind w:left="602" w:hanging="144"/>
      </w:pPr>
      <w:rPr>
        <w:rFonts w:hint="default"/>
        <w:lang w:val="es-ES" w:eastAsia="en-US" w:bidi="ar-SA"/>
      </w:rPr>
    </w:lvl>
    <w:lvl w:ilvl="3" w:tplc="4B28989A">
      <w:numFmt w:val="bullet"/>
      <w:lvlText w:val="•"/>
      <w:lvlJc w:val="left"/>
      <w:pPr>
        <w:ind w:left="764" w:hanging="144"/>
      </w:pPr>
      <w:rPr>
        <w:rFonts w:hint="default"/>
        <w:lang w:val="es-ES" w:eastAsia="en-US" w:bidi="ar-SA"/>
      </w:rPr>
    </w:lvl>
    <w:lvl w:ilvl="4" w:tplc="CDD893A8">
      <w:numFmt w:val="bullet"/>
      <w:lvlText w:val="•"/>
      <w:lvlJc w:val="left"/>
      <w:pPr>
        <w:ind w:left="925" w:hanging="144"/>
      </w:pPr>
      <w:rPr>
        <w:rFonts w:hint="default"/>
        <w:lang w:val="es-ES" w:eastAsia="en-US" w:bidi="ar-SA"/>
      </w:rPr>
    </w:lvl>
    <w:lvl w:ilvl="5" w:tplc="0C7C6952">
      <w:numFmt w:val="bullet"/>
      <w:lvlText w:val="•"/>
      <w:lvlJc w:val="left"/>
      <w:pPr>
        <w:ind w:left="1087" w:hanging="144"/>
      </w:pPr>
      <w:rPr>
        <w:rFonts w:hint="default"/>
        <w:lang w:val="es-ES" w:eastAsia="en-US" w:bidi="ar-SA"/>
      </w:rPr>
    </w:lvl>
    <w:lvl w:ilvl="6" w:tplc="E7B49B54">
      <w:numFmt w:val="bullet"/>
      <w:lvlText w:val="•"/>
      <w:lvlJc w:val="left"/>
      <w:pPr>
        <w:ind w:left="1248" w:hanging="144"/>
      </w:pPr>
      <w:rPr>
        <w:rFonts w:hint="default"/>
        <w:lang w:val="es-ES" w:eastAsia="en-US" w:bidi="ar-SA"/>
      </w:rPr>
    </w:lvl>
    <w:lvl w:ilvl="7" w:tplc="854C520C">
      <w:numFmt w:val="bullet"/>
      <w:lvlText w:val="•"/>
      <w:lvlJc w:val="left"/>
      <w:pPr>
        <w:ind w:left="1409" w:hanging="144"/>
      </w:pPr>
      <w:rPr>
        <w:rFonts w:hint="default"/>
        <w:lang w:val="es-ES" w:eastAsia="en-US" w:bidi="ar-SA"/>
      </w:rPr>
    </w:lvl>
    <w:lvl w:ilvl="8" w:tplc="05F840DA">
      <w:numFmt w:val="bullet"/>
      <w:lvlText w:val="•"/>
      <w:lvlJc w:val="left"/>
      <w:pPr>
        <w:ind w:left="1571" w:hanging="144"/>
      </w:pPr>
      <w:rPr>
        <w:rFonts w:hint="default"/>
        <w:lang w:val="es-ES" w:eastAsia="en-US" w:bidi="ar-SA"/>
      </w:rPr>
    </w:lvl>
  </w:abstractNum>
  <w:abstractNum w:abstractNumId="39" w15:restartNumberingAfterBreak="0">
    <w:nsid w:val="644460C1"/>
    <w:multiLevelType w:val="multilevel"/>
    <w:tmpl w:val="300EE3CE"/>
    <w:lvl w:ilvl="0">
      <w:start w:val="6"/>
      <w:numFmt w:val="decimal"/>
      <w:lvlText w:val="%1"/>
      <w:lvlJc w:val="left"/>
      <w:pPr>
        <w:ind w:left="360" w:hanging="360"/>
      </w:pPr>
      <w:rPr>
        <w:rFonts w:hint="default"/>
      </w:rPr>
    </w:lvl>
    <w:lvl w:ilvl="1">
      <w:start w:val="1"/>
      <w:numFmt w:val="decimal"/>
      <w:lvlText w:val="%1.%2"/>
      <w:lvlJc w:val="left"/>
      <w:pPr>
        <w:ind w:left="1766" w:hanging="360"/>
      </w:pPr>
      <w:rPr>
        <w:rFonts w:hint="default"/>
      </w:rPr>
    </w:lvl>
    <w:lvl w:ilvl="2">
      <w:start w:val="1"/>
      <w:numFmt w:val="decimal"/>
      <w:lvlText w:val="%1.%2.%3"/>
      <w:lvlJc w:val="left"/>
      <w:pPr>
        <w:ind w:left="3532" w:hanging="720"/>
      </w:pPr>
      <w:rPr>
        <w:rFonts w:hint="default"/>
      </w:rPr>
    </w:lvl>
    <w:lvl w:ilvl="3">
      <w:start w:val="1"/>
      <w:numFmt w:val="decimal"/>
      <w:lvlText w:val="%1.%2.%3.%4"/>
      <w:lvlJc w:val="left"/>
      <w:pPr>
        <w:ind w:left="4938" w:hanging="720"/>
      </w:pPr>
      <w:rPr>
        <w:rFonts w:hint="default"/>
      </w:rPr>
    </w:lvl>
    <w:lvl w:ilvl="4">
      <w:start w:val="1"/>
      <w:numFmt w:val="decimal"/>
      <w:lvlText w:val="%1.%2.%3.%4.%5"/>
      <w:lvlJc w:val="left"/>
      <w:pPr>
        <w:ind w:left="6704" w:hanging="1080"/>
      </w:pPr>
      <w:rPr>
        <w:rFonts w:hint="default"/>
      </w:rPr>
    </w:lvl>
    <w:lvl w:ilvl="5">
      <w:start w:val="1"/>
      <w:numFmt w:val="decimal"/>
      <w:lvlText w:val="%1.%2.%3.%4.%5.%6"/>
      <w:lvlJc w:val="left"/>
      <w:pPr>
        <w:ind w:left="8110" w:hanging="1080"/>
      </w:pPr>
      <w:rPr>
        <w:rFonts w:hint="default"/>
      </w:rPr>
    </w:lvl>
    <w:lvl w:ilvl="6">
      <w:start w:val="1"/>
      <w:numFmt w:val="decimal"/>
      <w:lvlText w:val="%1.%2.%3.%4.%5.%6.%7"/>
      <w:lvlJc w:val="left"/>
      <w:pPr>
        <w:ind w:left="9876" w:hanging="1440"/>
      </w:pPr>
      <w:rPr>
        <w:rFonts w:hint="default"/>
      </w:rPr>
    </w:lvl>
    <w:lvl w:ilvl="7">
      <w:start w:val="1"/>
      <w:numFmt w:val="decimal"/>
      <w:lvlText w:val="%1.%2.%3.%4.%5.%6.%7.%8"/>
      <w:lvlJc w:val="left"/>
      <w:pPr>
        <w:ind w:left="11282" w:hanging="1440"/>
      </w:pPr>
      <w:rPr>
        <w:rFonts w:hint="default"/>
      </w:rPr>
    </w:lvl>
    <w:lvl w:ilvl="8">
      <w:start w:val="1"/>
      <w:numFmt w:val="decimal"/>
      <w:lvlText w:val="%1.%2.%3.%4.%5.%6.%7.%8.%9"/>
      <w:lvlJc w:val="left"/>
      <w:pPr>
        <w:ind w:left="13048" w:hanging="1800"/>
      </w:pPr>
      <w:rPr>
        <w:rFonts w:hint="default"/>
      </w:rPr>
    </w:lvl>
  </w:abstractNum>
  <w:abstractNum w:abstractNumId="40" w15:restartNumberingAfterBreak="0">
    <w:nsid w:val="647350F0"/>
    <w:multiLevelType w:val="hybridMultilevel"/>
    <w:tmpl w:val="80C21AC6"/>
    <w:lvl w:ilvl="0" w:tplc="8C541D94">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36782C3C">
      <w:numFmt w:val="bullet"/>
      <w:lvlText w:val="•"/>
      <w:lvlJc w:val="left"/>
      <w:pPr>
        <w:ind w:left="678" w:hanging="284"/>
      </w:pPr>
      <w:rPr>
        <w:rFonts w:hint="default"/>
        <w:lang w:val="es-ES" w:eastAsia="en-US" w:bidi="ar-SA"/>
      </w:rPr>
    </w:lvl>
    <w:lvl w:ilvl="2" w:tplc="3DA67A04">
      <w:numFmt w:val="bullet"/>
      <w:lvlText w:val="•"/>
      <w:lvlJc w:val="left"/>
      <w:pPr>
        <w:ind w:left="916" w:hanging="284"/>
      </w:pPr>
      <w:rPr>
        <w:rFonts w:hint="default"/>
        <w:lang w:val="es-ES" w:eastAsia="en-US" w:bidi="ar-SA"/>
      </w:rPr>
    </w:lvl>
    <w:lvl w:ilvl="3" w:tplc="4B2E9DAC">
      <w:numFmt w:val="bullet"/>
      <w:lvlText w:val="•"/>
      <w:lvlJc w:val="left"/>
      <w:pPr>
        <w:ind w:left="1154" w:hanging="284"/>
      </w:pPr>
      <w:rPr>
        <w:rFonts w:hint="default"/>
        <w:lang w:val="es-ES" w:eastAsia="en-US" w:bidi="ar-SA"/>
      </w:rPr>
    </w:lvl>
    <w:lvl w:ilvl="4" w:tplc="3DD6A8A0">
      <w:numFmt w:val="bullet"/>
      <w:lvlText w:val="•"/>
      <w:lvlJc w:val="left"/>
      <w:pPr>
        <w:ind w:left="1392" w:hanging="284"/>
      </w:pPr>
      <w:rPr>
        <w:rFonts w:hint="default"/>
        <w:lang w:val="es-ES" w:eastAsia="en-US" w:bidi="ar-SA"/>
      </w:rPr>
    </w:lvl>
    <w:lvl w:ilvl="5" w:tplc="6D4A2DEA">
      <w:numFmt w:val="bullet"/>
      <w:lvlText w:val="•"/>
      <w:lvlJc w:val="left"/>
      <w:pPr>
        <w:ind w:left="1631" w:hanging="284"/>
      </w:pPr>
      <w:rPr>
        <w:rFonts w:hint="default"/>
        <w:lang w:val="es-ES" w:eastAsia="en-US" w:bidi="ar-SA"/>
      </w:rPr>
    </w:lvl>
    <w:lvl w:ilvl="6" w:tplc="B5F0286E">
      <w:numFmt w:val="bullet"/>
      <w:lvlText w:val="•"/>
      <w:lvlJc w:val="left"/>
      <w:pPr>
        <w:ind w:left="1869" w:hanging="284"/>
      </w:pPr>
      <w:rPr>
        <w:rFonts w:hint="default"/>
        <w:lang w:val="es-ES" w:eastAsia="en-US" w:bidi="ar-SA"/>
      </w:rPr>
    </w:lvl>
    <w:lvl w:ilvl="7" w:tplc="7D1C1434">
      <w:numFmt w:val="bullet"/>
      <w:lvlText w:val="•"/>
      <w:lvlJc w:val="left"/>
      <w:pPr>
        <w:ind w:left="2107" w:hanging="284"/>
      </w:pPr>
      <w:rPr>
        <w:rFonts w:hint="default"/>
        <w:lang w:val="es-ES" w:eastAsia="en-US" w:bidi="ar-SA"/>
      </w:rPr>
    </w:lvl>
    <w:lvl w:ilvl="8" w:tplc="6106933A">
      <w:numFmt w:val="bullet"/>
      <w:lvlText w:val="•"/>
      <w:lvlJc w:val="left"/>
      <w:pPr>
        <w:ind w:left="2345" w:hanging="284"/>
      </w:pPr>
      <w:rPr>
        <w:rFonts w:hint="default"/>
        <w:lang w:val="es-ES" w:eastAsia="en-US" w:bidi="ar-SA"/>
      </w:rPr>
    </w:lvl>
  </w:abstractNum>
  <w:abstractNum w:abstractNumId="41" w15:restartNumberingAfterBreak="0">
    <w:nsid w:val="69F77568"/>
    <w:multiLevelType w:val="hybridMultilevel"/>
    <w:tmpl w:val="F45275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6D425CED"/>
    <w:multiLevelType w:val="hybridMultilevel"/>
    <w:tmpl w:val="5796AE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5DE1207"/>
    <w:multiLevelType w:val="hybridMultilevel"/>
    <w:tmpl w:val="C0FAABA0"/>
    <w:lvl w:ilvl="0" w:tplc="E770417C">
      <w:start w:val="6"/>
      <w:numFmt w:val="upp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6D10FAC"/>
    <w:multiLevelType w:val="hybridMultilevel"/>
    <w:tmpl w:val="981E3D58"/>
    <w:lvl w:ilvl="0" w:tplc="080A0001">
      <w:start w:val="1"/>
      <w:numFmt w:val="bullet"/>
      <w:lvlText w:val=""/>
      <w:lvlJc w:val="left"/>
      <w:pPr>
        <w:ind w:left="644" w:hanging="360"/>
      </w:pPr>
      <w:rPr>
        <w:rFonts w:ascii="Symbol" w:hAnsi="Symbol" w:hint="default"/>
      </w:rPr>
    </w:lvl>
    <w:lvl w:ilvl="1" w:tplc="E4FEA402">
      <w:numFmt w:val="bullet"/>
      <w:lvlText w:val="•"/>
      <w:lvlJc w:val="left"/>
      <w:pPr>
        <w:ind w:left="1440" w:hanging="360"/>
      </w:pPr>
      <w:rPr>
        <w:rFonts w:ascii="Arial" w:eastAsia="Arial MT"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7996B58"/>
    <w:multiLevelType w:val="hybridMultilevel"/>
    <w:tmpl w:val="B01EEDBA"/>
    <w:lvl w:ilvl="0" w:tplc="99C83026">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9D4636C4">
      <w:numFmt w:val="bullet"/>
      <w:lvlText w:val="•"/>
      <w:lvlJc w:val="left"/>
      <w:pPr>
        <w:ind w:left="678" w:hanging="284"/>
      </w:pPr>
      <w:rPr>
        <w:rFonts w:hint="default"/>
        <w:lang w:val="es-ES" w:eastAsia="en-US" w:bidi="ar-SA"/>
      </w:rPr>
    </w:lvl>
    <w:lvl w:ilvl="2" w:tplc="50204E78">
      <w:numFmt w:val="bullet"/>
      <w:lvlText w:val="•"/>
      <w:lvlJc w:val="left"/>
      <w:pPr>
        <w:ind w:left="916" w:hanging="284"/>
      </w:pPr>
      <w:rPr>
        <w:rFonts w:hint="default"/>
        <w:lang w:val="es-ES" w:eastAsia="en-US" w:bidi="ar-SA"/>
      </w:rPr>
    </w:lvl>
    <w:lvl w:ilvl="3" w:tplc="A846F652">
      <w:numFmt w:val="bullet"/>
      <w:lvlText w:val="•"/>
      <w:lvlJc w:val="left"/>
      <w:pPr>
        <w:ind w:left="1154" w:hanging="284"/>
      </w:pPr>
      <w:rPr>
        <w:rFonts w:hint="default"/>
        <w:lang w:val="es-ES" w:eastAsia="en-US" w:bidi="ar-SA"/>
      </w:rPr>
    </w:lvl>
    <w:lvl w:ilvl="4" w:tplc="2BBE9A96">
      <w:numFmt w:val="bullet"/>
      <w:lvlText w:val="•"/>
      <w:lvlJc w:val="left"/>
      <w:pPr>
        <w:ind w:left="1392" w:hanging="284"/>
      </w:pPr>
      <w:rPr>
        <w:rFonts w:hint="default"/>
        <w:lang w:val="es-ES" w:eastAsia="en-US" w:bidi="ar-SA"/>
      </w:rPr>
    </w:lvl>
    <w:lvl w:ilvl="5" w:tplc="0088A594">
      <w:numFmt w:val="bullet"/>
      <w:lvlText w:val="•"/>
      <w:lvlJc w:val="left"/>
      <w:pPr>
        <w:ind w:left="1631" w:hanging="284"/>
      </w:pPr>
      <w:rPr>
        <w:rFonts w:hint="default"/>
        <w:lang w:val="es-ES" w:eastAsia="en-US" w:bidi="ar-SA"/>
      </w:rPr>
    </w:lvl>
    <w:lvl w:ilvl="6" w:tplc="CC0C77C6">
      <w:numFmt w:val="bullet"/>
      <w:lvlText w:val="•"/>
      <w:lvlJc w:val="left"/>
      <w:pPr>
        <w:ind w:left="1869" w:hanging="284"/>
      </w:pPr>
      <w:rPr>
        <w:rFonts w:hint="default"/>
        <w:lang w:val="es-ES" w:eastAsia="en-US" w:bidi="ar-SA"/>
      </w:rPr>
    </w:lvl>
    <w:lvl w:ilvl="7" w:tplc="67EE8CBA">
      <w:numFmt w:val="bullet"/>
      <w:lvlText w:val="•"/>
      <w:lvlJc w:val="left"/>
      <w:pPr>
        <w:ind w:left="2107" w:hanging="284"/>
      </w:pPr>
      <w:rPr>
        <w:rFonts w:hint="default"/>
        <w:lang w:val="es-ES" w:eastAsia="en-US" w:bidi="ar-SA"/>
      </w:rPr>
    </w:lvl>
    <w:lvl w:ilvl="8" w:tplc="4A44631C">
      <w:numFmt w:val="bullet"/>
      <w:lvlText w:val="•"/>
      <w:lvlJc w:val="left"/>
      <w:pPr>
        <w:ind w:left="2345" w:hanging="284"/>
      </w:pPr>
      <w:rPr>
        <w:rFonts w:hint="default"/>
        <w:lang w:val="es-ES" w:eastAsia="en-US" w:bidi="ar-SA"/>
      </w:rPr>
    </w:lvl>
  </w:abstractNum>
  <w:abstractNum w:abstractNumId="46" w15:restartNumberingAfterBreak="0">
    <w:nsid w:val="7945127E"/>
    <w:multiLevelType w:val="multilevel"/>
    <w:tmpl w:val="63C03D9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3917A5"/>
    <w:multiLevelType w:val="hybridMultilevel"/>
    <w:tmpl w:val="7B888202"/>
    <w:lvl w:ilvl="0" w:tplc="0302E4E8">
      <w:numFmt w:val="bullet"/>
      <w:lvlText w:val=""/>
      <w:lvlJc w:val="left"/>
      <w:pPr>
        <w:ind w:left="291" w:hanging="220"/>
      </w:pPr>
      <w:rPr>
        <w:rFonts w:ascii="Wingdings" w:eastAsia="Wingdings" w:hAnsi="Wingdings" w:cs="Wingdings" w:hint="default"/>
        <w:b w:val="0"/>
        <w:bCs w:val="0"/>
        <w:i w:val="0"/>
        <w:iCs w:val="0"/>
        <w:spacing w:val="0"/>
        <w:w w:val="100"/>
        <w:sz w:val="22"/>
        <w:szCs w:val="22"/>
        <w:lang w:val="es-ES" w:eastAsia="en-US" w:bidi="ar-SA"/>
      </w:rPr>
    </w:lvl>
    <w:lvl w:ilvl="1" w:tplc="45E60A2A">
      <w:numFmt w:val="bullet"/>
      <w:lvlText w:val="•"/>
      <w:lvlJc w:val="left"/>
      <w:pPr>
        <w:ind w:left="567" w:hanging="220"/>
      </w:pPr>
      <w:rPr>
        <w:rFonts w:hint="default"/>
        <w:lang w:val="es-ES" w:eastAsia="en-US" w:bidi="ar-SA"/>
      </w:rPr>
    </w:lvl>
    <w:lvl w:ilvl="2" w:tplc="57C6C510">
      <w:numFmt w:val="bullet"/>
      <w:lvlText w:val="•"/>
      <w:lvlJc w:val="left"/>
      <w:pPr>
        <w:ind w:left="834" w:hanging="220"/>
      </w:pPr>
      <w:rPr>
        <w:rFonts w:hint="default"/>
        <w:lang w:val="es-ES" w:eastAsia="en-US" w:bidi="ar-SA"/>
      </w:rPr>
    </w:lvl>
    <w:lvl w:ilvl="3" w:tplc="8646A88E">
      <w:numFmt w:val="bullet"/>
      <w:lvlText w:val="•"/>
      <w:lvlJc w:val="left"/>
      <w:pPr>
        <w:ind w:left="1101" w:hanging="220"/>
      </w:pPr>
      <w:rPr>
        <w:rFonts w:hint="default"/>
        <w:lang w:val="es-ES" w:eastAsia="en-US" w:bidi="ar-SA"/>
      </w:rPr>
    </w:lvl>
    <w:lvl w:ilvl="4" w:tplc="BBD2F36E">
      <w:numFmt w:val="bullet"/>
      <w:lvlText w:val="•"/>
      <w:lvlJc w:val="left"/>
      <w:pPr>
        <w:ind w:left="1368" w:hanging="220"/>
      </w:pPr>
      <w:rPr>
        <w:rFonts w:hint="default"/>
        <w:lang w:val="es-ES" w:eastAsia="en-US" w:bidi="ar-SA"/>
      </w:rPr>
    </w:lvl>
    <w:lvl w:ilvl="5" w:tplc="762AA556">
      <w:numFmt w:val="bullet"/>
      <w:lvlText w:val="•"/>
      <w:lvlJc w:val="left"/>
      <w:pPr>
        <w:ind w:left="1635" w:hanging="220"/>
      </w:pPr>
      <w:rPr>
        <w:rFonts w:hint="default"/>
        <w:lang w:val="es-ES" w:eastAsia="en-US" w:bidi="ar-SA"/>
      </w:rPr>
    </w:lvl>
    <w:lvl w:ilvl="6" w:tplc="47D05240">
      <w:numFmt w:val="bullet"/>
      <w:lvlText w:val="•"/>
      <w:lvlJc w:val="left"/>
      <w:pPr>
        <w:ind w:left="1902" w:hanging="220"/>
      </w:pPr>
      <w:rPr>
        <w:rFonts w:hint="default"/>
        <w:lang w:val="es-ES" w:eastAsia="en-US" w:bidi="ar-SA"/>
      </w:rPr>
    </w:lvl>
    <w:lvl w:ilvl="7" w:tplc="F81853FE">
      <w:numFmt w:val="bullet"/>
      <w:lvlText w:val="•"/>
      <w:lvlJc w:val="left"/>
      <w:pPr>
        <w:ind w:left="2169" w:hanging="220"/>
      </w:pPr>
      <w:rPr>
        <w:rFonts w:hint="default"/>
        <w:lang w:val="es-ES" w:eastAsia="en-US" w:bidi="ar-SA"/>
      </w:rPr>
    </w:lvl>
    <w:lvl w:ilvl="8" w:tplc="962EF000">
      <w:numFmt w:val="bullet"/>
      <w:lvlText w:val="•"/>
      <w:lvlJc w:val="left"/>
      <w:pPr>
        <w:ind w:left="2436" w:hanging="220"/>
      </w:pPr>
      <w:rPr>
        <w:rFonts w:hint="default"/>
        <w:lang w:val="es-ES" w:eastAsia="en-US" w:bidi="ar-SA"/>
      </w:rPr>
    </w:lvl>
  </w:abstractNum>
  <w:abstractNum w:abstractNumId="48" w15:restartNumberingAfterBreak="0">
    <w:nsid w:val="7F6A49B8"/>
    <w:multiLevelType w:val="hybridMultilevel"/>
    <w:tmpl w:val="D898F91A"/>
    <w:lvl w:ilvl="0" w:tplc="E88CD2B2">
      <w:numFmt w:val="bullet"/>
      <w:lvlText w:val=""/>
      <w:lvlJc w:val="left"/>
      <w:pPr>
        <w:ind w:left="431" w:hanging="284"/>
      </w:pPr>
      <w:rPr>
        <w:rFonts w:ascii="Symbol" w:eastAsia="Symbol" w:hAnsi="Symbol" w:cs="Symbol" w:hint="default"/>
        <w:b w:val="0"/>
        <w:bCs w:val="0"/>
        <w:i w:val="0"/>
        <w:iCs w:val="0"/>
        <w:spacing w:val="0"/>
        <w:w w:val="100"/>
        <w:sz w:val="22"/>
        <w:szCs w:val="22"/>
        <w:lang w:val="es-ES" w:eastAsia="en-US" w:bidi="ar-SA"/>
      </w:rPr>
    </w:lvl>
    <w:lvl w:ilvl="1" w:tplc="9E8CF87C">
      <w:numFmt w:val="bullet"/>
      <w:lvlText w:val="•"/>
      <w:lvlJc w:val="left"/>
      <w:pPr>
        <w:ind w:left="678" w:hanging="284"/>
      </w:pPr>
      <w:rPr>
        <w:rFonts w:hint="default"/>
        <w:lang w:val="es-ES" w:eastAsia="en-US" w:bidi="ar-SA"/>
      </w:rPr>
    </w:lvl>
    <w:lvl w:ilvl="2" w:tplc="58005532">
      <w:numFmt w:val="bullet"/>
      <w:lvlText w:val="•"/>
      <w:lvlJc w:val="left"/>
      <w:pPr>
        <w:ind w:left="916" w:hanging="284"/>
      </w:pPr>
      <w:rPr>
        <w:rFonts w:hint="default"/>
        <w:lang w:val="es-ES" w:eastAsia="en-US" w:bidi="ar-SA"/>
      </w:rPr>
    </w:lvl>
    <w:lvl w:ilvl="3" w:tplc="F6D26F2C">
      <w:numFmt w:val="bullet"/>
      <w:lvlText w:val="•"/>
      <w:lvlJc w:val="left"/>
      <w:pPr>
        <w:ind w:left="1154" w:hanging="284"/>
      </w:pPr>
      <w:rPr>
        <w:rFonts w:hint="default"/>
        <w:lang w:val="es-ES" w:eastAsia="en-US" w:bidi="ar-SA"/>
      </w:rPr>
    </w:lvl>
    <w:lvl w:ilvl="4" w:tplc="81E846A4">
      <w:numFmt w:val="bullet"/>
      <w:lvlText w:val="•"/>
      <w:lvlJc w:val="left"/>
      <w:pPr>
        <w:ind w:left="1392" w:hanging="284"/>
      </w:pPr>
      <w:rPr>
        <w:rFonts w:hint="default"/>
        <w:lang w:val="es-ES" w:eastAsia="en-US" w:bidi="ar-SA"/>
      </w:rPr>
    </w:lvl>
    <w:lvl w:ilvl="5" w:tplc="78E43BCA">
      <w:numFmt w:val="bullet"/>
      <w:lvlText w:val="•"/>
      <w:lvlJc w:val="left"/>
      <w:pPr>
        <w:ind w:left="1631" w:hanging="284"/>
      </w:pPr>
      <w:rPr>
        <w:rFonts w:hint="default"/>
        <w:lang w:val="es-ES" w:eastAsia="en-US" w:bidi="ar-SA"/>
      </w:rPr>
    </w:lvl>
    <w:lvl w:ilvl="6" w:tplc="355A05E2">
      <w:numFmt w:val="bullet"/>
      <w:lvlText w:val="•"/>
      <w:lvlJc w:val="left"/>
      <w:pPr>
        <w:ind w:left="1869" w:hanging="284"/>
      </w:pPr>
      <w:rPr>
        <w:rFonts w:hint="default"/>
        <w:lang w:val="es-ES" w:eastAsia="en-US" w:bidi="ar-SA"/>
      </w:rPr>
    </w:lvl>
    <w:lvl w:ilvl="7" w:tplc="0B04DE82">
      <w:numFmt w:val="bullet"/>
      <w:lvlText w:val="•"/>
      <w:lvlJc w:val="left"/>
      <w:pPr>
        <w:ind w:left="2107" w:hanging="284"/>
      </w:pPr>
      <w:rPr>
        <w:rFonts w:hint="default"/>
        <w:lang w:val="es-ES" w:eastAsia="en-US" w:bidi="ar-SA"/>
      </w:rPr>
    </w:lvl>
    <w:lvl w:ilvl="8" w:tplc="D8B64F1A">
      <w:numFmt w:val="bullet"/>
      <w:lvlText w:val="•"/>
      <w:lvlJc w:val="left"/>
      <w:pPr>
        <w:ind w:left="2345" w:hanging="284"/>
      </w:pPr>
      <w:rPr>
        <w:rFonts w:hint="default"/>
        <w:lang w:val="es-ES" w:eastAsia="en-US" w:bidi="ar-SA"/>
      </w:rPr>
    </w:lvl>
  </w:abstractNum>
  <w:num w:numId="1" w16cid:durableId="936786857">
    <w:abstractNumId w:val="5"/>
  </w:num>
  <w:num w:numId="2" w16cid:durableId="1499224484">
    <w:abstractNumId w:val="24"/>
  </w:num>
  <w:num w:numId="3" w16cid:durableId="542910490">
    <w:abstractNumId w:val="26"/>
  </w:num>
  <w:num w:numId="4" w16cid:durableId="1717699107">
    <w:abstractNumId w:val="23"/>
  </w:num>
  <w:num w:numId="5" w16cid:durableId="1387338692">
    <w:abstractNumId w:val="6"/>
  </w:num>
  <w:num w:numId="6" w16cid:durableId="322055148">
    <w:abstractNumId w:val="45"/>
  </w:num>
  <w:num w:numId="7" w16cid:durableId="1004864526">
    <w:abstractNumId w:val="21"/>
  </w:num>
  <w:num w:numId="8" w16cid:durableId="1007563621">
    <w:abstractNumId w:val="48"/>
  </w:num>
  <w:num w:numId="9" w16cid:durableId="308099587">
    <w:abstractNumId w:val="40"/>
  </w:num>
  <w:num w:numId="10" w16cid:durableId="340159652">
    <w:abstractNumId w:val="36"/>
  </w:num>
  <w:num w:numId="11" w16cid:durableId="917178766">
    <w:abstractNumId w:val="20"/>
  </w:num>
  <w:num w:numId="12" w16cid:durableId="1956448862">
    <w:abstractNumId w:val="0"/>
  </w:num>
  <w:num w:numId="13" w16cid:durableId="1210264114">
    <w:abstractNumId w:val="35"/>
  </w:num>
  <w:num w:numId="14" w16cid:durableId="286930180">
    <w:abstractNumId w:val="18"/>
  </w:num>
  <w:num w:numId="15" w16cid:durableId="1640766718">
    <w:abstractNumId w:val="37"/>
  </w:num>
  <w:num w:numId="16" w16cid:durableId="1330216041">
    <w:abstractNumId w:val="34"/>
  </w:num>
  <w:num w:numId="17" w16cid:durableId="247008071">
    <w:abstractNumId w:val="3"/>
  </w:num>
  <w:num w:numId="18" w16cid:durableId="1797944439">
    <w:abstractNumId w:val="14"/>
  </w:num>
  <w:num w:numId="19" w16cid:durableId="781147397">
    <w:abstractNumId w:val="16"/>
  </w:num>
  <w:num w:numId="20" w16cid:durableId="1016035654">
    <w:abstractNumId w:val="29"/>
  </w:num>
  <w:num w:numId="21" w16cid:durableId="269506876">
    <w:abstractNumId w:val="27"/>
  </w:num>
  <w:num w:numId="22" w16cid:durableId="1876768436">
    <w:abstractNumId w:val="38"/>
  </w:num>
  <w:num w:numId="23" w16cid:durableId="289944532">
    <w:abstractNumId w:val="15"/>
  </w:num>
  <w:num w:numId="24" w16cid:durableId="35353064">
    <w:abstractNumId w:val="4"/>
  </w:num>
  <w:num w:numId="25" w16cid:durableId="758866636">
    <w:abstractNumId w:val="7"/>
  </w:num>
  <w:num w:numId="26" w16cid:durableId="800538873">
    <w:abstractNumId w:val="44"/>
  </w:num>
  <w:num w:numId="27" w16cid:durableId="1688214500">
    <w:abstractNumId w:val="9"/>
  </w:num>
  <w:num w:numId="28" w16cid:durableId="503060176">
    <w:abstractNumId w:val="17"/>
  </w:num>
  <w:num w:numId="29" w16cid:durableId="1758284706">
    <w:abstractNumId w:val="46"/>
  </w:num>
  <w:num w:numId="30" w16cid:durableId="1406415055">
    <w:abstractNumId w:val="22"/>
  </w:num>
  <w:num w:numId="31" w16cid:durableId="549615026">
    <w:abstractNumId w:val="43"/>
  </w:num>
  <w:num w:numId="32" w16cid:durableId="1858348653">
    <w:abstractNumId w:val="39"/>
  </w:num>
  <w:num w:numId="33" w16cid:durableId="1139418305">
    <w:abstractNumId w:val="28"/>
  </w:num>
  <w:num w:numId="34" w16cid:durableId="1223558457">
    <w:abstractNumId w:val="11"/>
  </w:num>
  <w:num w:numId="35" w16cid:durableId="430511785">
    <w:abstractNumId w:val="10"/>
  </w:num>
  <w:num w:numId="36" w16cid:durableId="152381918">
    <w:abstractNumId w:val="32"/>
  </w:num>
  <w:num w:numId="37" w16cid:durableId="52311805">
    <w:abstractNumId w:val="33"/>
  </w:num>
  <w:num w:numId="38" w16cid:durableId="734858752">
    <w:abstractNumId w:val="11"/>
    <w:lvlOverride w:ilvl="0">
      <w:startOverride w:val="6"/>
    </w:lvlOverride>
    <w:lvlOverride w:ilvl="1">
      <w:startOverride w:val="1"/>
    </w:lvlOverride>
    <w:lvlOverride w:ilvl="2"/>
    <w:lvlOverride w:ilvl="3"/>
    <w:lvlOverride w:ilvl="4"/>
    <w:lvlOverride w:ilvl="5"/>
    <w:lvlOverride w:ilvl="6"/>
    <w:lvlOverride w:ilvl="7"/>
    <w:lvlOverride w:ilvl="8"/>
  </w:num>
  <w:num w:numId="39" w16cid:durableId="1727101618">
    <w:abstractNumId w:val="30"/>
  </w:num>
  <w:num w:numId="40" w16cid:durableId="434833173">
    <w:abstractNumId w:val="31"/>
  </w:num>
  <w:num w:numId="41" w16cid:durableId="1023628393">
    <w:abstractNumId w:val="47"/>
  </w:num>
  <w:num w:numId="42" w16cid:durableId="364451309">
    <w:abstractNumId w:val="25"/>
  </w:num>
  <w:num w:numId="43" w16cid:durableId="1251937297">
    <w:abstractNumId w:val="13"/>
  </w:num>
  <w:num w:numId="44" w16cid:durableId="1115446652">
    <w:abstractNumId w:val="12"/>
  </w:num>
  <w:num w:numId="45" w16cid:durableId="69348761">
    <w:abstractNumId w:val="2"/>
  </w:num>
  <w:num w:numId="46" w16cid:durableId="688918114">
    <w:abstractNumId w:val="42"/>
  </w:num>
  <w:num w:numId="47" w16cid:durableId="129441405">
    <w:abstractNumId w:val="41"/>
  </w:num>
  <w:num w:numId="48" w16cid:durableId="1929272187">
    <w:abstractNumId w:val="19"/>
  </w:num>
  <w:num w:numId="49" w16cid:durableId="115687958">
    <w:abstractNumId w:val="1"/>
  </w:num>
  <w:num w:numId="50" w16cid:durableId="122613685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FICE FIIS ADM 01">
    <w15:presenceInfo w15:providerId="AD" w15:userId="S::office_fiis_adm_01@unac.edu.pe::6f77971b-d599-4caa-85a6-6dccf93592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3D3"/>
    <w:rsid w:val="000073B8"/>
    <w:rsid w:val="0001072F"/>
    <w:rsid w:val="00037B2D"/>
    <w:rsid w:val="000561EC"/>
    <w:rsid w:val="00057D9C"/>
    <w:rsid w:val="00083400"/>
    <w:rsid w:val="00087F90"/>
    <w:rsid w:val="000B3329"/>
    <w:rsid w:val="00106E27"/>
    <w:rsid w:val="00113D61"/>
    <w:rsid w:val="00156F33"/>
    <w:rsid w:val="00180363"/>
    <w:rsid w:val="001965AF"/>
    <w:rsid w:val="001D7E08"/>
    <w:rsid w:val="002059EA"/>
    <w:rsid w:val="00206F84"/>
    <w:rsid w:val="002665A6"/>
    <w:rsid w:val="002824BD"/>
    <w:rsid w:val="002A43D3"/>
    <w:rsid w:val="002C01EC"/>
    <w:rsid w:val="002C39B5"/>
    <w:rsid w:val="002D2BA7"/>
    <w:rsid w:val="002D6674"/>
    <w:rsid w:val="003143CD"/>
    <w:rsid w:val="00325EC6"/>
    <w:rsid w:val="0033612F"/>
    <w:rsid w:val="00367D91"/>
    <w:rsid w:val="00383B19"/>
    <w:rsid w:val="00387507"/>
    <w:rsid w:val="003C3E17"/>
    <w:rsid w:val="003C6D11"/>
    <w:rsid w:val="00421DDF"/>
    <w:rsid w:val="00422768"/>
    <w:rsid w:val="00427376"/>
    <w:rsid w:val="00441CD2"/>
    <w:rsid w:val="00470200"/>
    <w:rsid w:val="00485D46"/>
    <w:rsid w:val="004B3910"/>
    <w:rsid w:val="004D62A0"/>
    <w:rsid w:val="004F58E1"/>
    <w:rsid w:val="00511CD9"/>
    <w:rsid w:val="005133C8"/>
    <w:rsid w:val="0053125E"/>
    <w:rsid w:val="00531B2D"/>
    <w:rsid w:val="00533579"/>
    <w:rsid w:val="00554A65"/>
    <w:rsid w:val="00560861"/>
    <w:rsid w:val="005615FE"/>
    <w:rsid w:val="005742FD"/>
    <w:rsid w:val="00584C4B"/>
    <w:rsid w:val="005D27D7"/>
    <w:rsid w:val="005D7EB0"/>
    <w:rsid w:val="0061121F"/>
    <w:rsid w:val="006269F6"/>
    <w:rsid w:val="00637104"/>
    <w:rsid w:val="00637723"/>
    <w:rsid w:val="00660C9A"/>
    <w:rsid w:val="0067382D"/>
    <w:rsid w:val="00687258"/>
    <w:rsid w:val="006A7BCB"/>
    <w:rsid w:val="006C774C"/>
    <w:rsid w:val="006D0BB3"/>
    <w:rsid w:val="006D54FC"/>
    <w:rsid w:val="006E70B2"/>
    <w:rsid w:val="006F6A1C"/>
    <w:rsid w:val="00756020"/>
    <w:rsid w:val="00762CE3"/>
    <w:rsid w:val="00793891"/>
    <w:rsid w:val="007971E9"/>
    <w:rsid w:val="0079754E"/>
    <w:rsid w:val="007B0D1F"/>
    <w:rsid w:val="007C680C"/>
    <w:rsid w:val="007E7396"/>
    <w:rsid w:val="007E7EE1"/>
    <w:rsid w:val="00832164"/>
    <w:rsid w:val="00832470"/>
    <w:rsid w:val="00852FAF"/>
    <w:rsid w:val="0086234E"/>
    <w:rsid w:val="008B7D31"/>
    <w:rsid w:val="009017FC"/>
    <w:rsid w:val="00920241"/>
    <w:rsid w:val="0092205B"/>
    <w:rsid w:val="009477DE"/>
    <w:rsid w:val="0095278C"/>
    <w:rsid w:val="009530B1"/>
    <w:rsid w:val="00961555"/>
    <w:rsid w:val="009C799A"/>
    <w:rsid w:val="009D0334"/>
    <w:rsid w:val="009D6747"/>
    <w:rsid w:val="009E4E4A"/>
    <w:rsid w:val="009F1F37"/>
    <w:rsid w:val="00A037BB"/>
    <w:rsid w:val="00A22618"/>
    <w:rsid w:val="00A2401B"/>
    <w:rsid w:val="00A31DCC"/>
    <w:rsid w:val="00A45E5E"/>
    <w:rsid w:val="00A62B94"/>
    <w:rsid w:val="00A64A70"/>
    <w:rsid w:val="00A64DCD"/>
    <w:rsid w:val="00AC0D43"/>
    <w:rsid w:val="00AE14EB"/>
    <w:rsid w:val="00B37480"/>
    <w:rsid w:val="00BB58D8"/>
    <w:rsid w:val="00BC4F89"/>
    <w:rsid w:val="00BC72A2"/>
    <w:rsid w:val="00BD2055"/>
    <w:rsid w:val="00BE6093"/>
    <w:rsid w:val="00C05F83"/>
    <w:rsid w:val="00C27FD6"/>
    <w:rsid w:val="00C740FF"/>
    <w:rsid w:val="00C94495"/>
    <w:rsid w:val="00CA4BF7"/>
    <w:rsid w:val="00CD1797"/>
    <w:rsid w:val="00CF6552"/>
    <w:rsid w:val="00D25E26"/>
    <w:rsid w:val="00D33AC3"/>
    <w:rsid w:val="00D464A2"/>
    <w:rsid w:val="00D54AB6"/>
    <w:rsid w:val="00D74086"/>
    <w:rsid w:val="00D74741"/>
    <w:rsid w:val="00D844DE"/>
    <w:rsid w:val="00DB787E"/>
    <w:rsid w:val="00DD22DD"/>
    <w:rsid w:val="00E15A19"/>
    <w:rsid w:val="00E4183D"/>
    <w:rsid w:val="00E53917"/>
    <w:rsid w:val="00E735C9"/>
    <w:rsid w:val="00E851ED"/>
    <w:rsid w:val="00E9570E"/>
    <w:rsid w:val="00F0691B"/>
    <w:rsid w:val="00F512BD"/>
    <w:rsid w:val="00F71EBF"/>
    <w:rsid w:val="00F941D3"/>
    <w:rsid w:val="00FA2CFE"/>
    <w:rsid w:val="00FA4DFE"/>
    <w:rsid w:val="00FC0A11"/>
    <w:rsid w:val="00FC2AF5"/>
    <w:rsid w:val="00FD36DA"/>
    <w:rsid w:val="00FD416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45F53"/>
  <w15:docId w15:val="{BBC298DC-D2D9-4217-A4DC-3375C404F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839"/>
      <w:outlineLvl w:val="0"/>
    </w:pPr>
    <w:rPr>
      <w:b/>
      <w:bCs/>
      <w:sz w:val="24"/>
      <w:szCs w:val="24"/>
    </w:rPr>
  </w:style>
  <w:style w:type="paragraph" w:styleId="Ttulo2">
    <w:name w:val="heading 2"/>
    <w:basedOn w:val="Normal"/>
    <w:next w:val="Normal"/>
    <w:link w:val="Ttulo2Car"/>
    <w:uiPriority w:val="9"/>
    <w:semiHidden/>
    <w:unhideWhenUsed/>
    <w:qFormat/>
    <w:rsid w:val="0096155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31DC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aliases w:val="Graficos,Cuadro 2-1,Párrafo de lista2,FORMATO IMEEI"/>
    <w:basedOn w:val="Normal"/>
    <w:link w:val="PrrafodelistaCar"/>
    <w:uiPriority w:val="1"/>
    <w:qFormat/>
    <w:pPr>
      <w:ind w:left="1827" w:hanging="487"/>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756020"/>
    <w:rPr>
      <w:rFonts w:ascii="Calibri" w:eastAsia="Calibri" w:hAnsi="Calibri" w:cs="Calibri"/>
      <w:sz w:val="24"/>
      <w:szCs w:val="24"/>
      <w:lang w:val="es-ES"/>
    </w:rPr>
  </w:style>
  <w:style w:type="paragraph" w:styleId="Sangradetextonormal">
    <w:name w:val="Body Text Indent"/>
    <w:basedOn w:val="Normal"/>
    <w:link w:val="SangradetextonormalCar"/>
    <w:uiPriority w:val="99"/>
    <w:semiHidden/>
    <w:unhideWhenUsed/>
    <w:rsid w:val="00560861"/>
    <w:pPr>
      <w:widowControl/>
      <w:autoSpaceDE/>
      <w:autoSpaceDN/>
      <w:spacing w:after="120" w:line="276" w:lineRule="auto"/>
      <w:ind w:left="283"/>
    </w:pPr>
    <w:rPr>
      <w:rFonts w:asciiTheme="minorHAnsi" w:eastAsiaTheme="minorHAnsi" w:hAnsiTheme="minorHAnsi" w:cstheme="minorBidi"/>
    </w:rPr>
  </w:style>
  <w:style w:type="character" w:customStyle="1" w:styleId="SangradetextonormalCar">
    <w:name w:val="Sangría de texto normal Car"/>
    <w:basedOn w:val="Fuentedeprrafopredeter"/>
    <w:link w:val="Sangradetextonormal"/>
    <w:uiPriority w:val="99"/>
    <w:semiHidden/>
    <w:rsid w:val="00560861"/>
    <w:rPr>
      <w:lang w:val="es-ES"/>
    </w:rPr>
  </w:style>
  <w:style w:type="character" w:customStyle="1" w:styleId="PrrafodelistaCar">
    <w:name w:val="Párrafo de lista Car"/>
    <w:aliases w:val="Graficos Car,Cuadro 2-1 Car,Párrafo de lista2 Car,FORMATO IMEEI Car"/>
    <w:link w:val="Prrafodelista"/>
    <w:uiPriority w:val="34"/>
    <w:rsid w:val="002665A6"/>
    <w:rPr>
      <w:rFonts w:ascii="Calibri" w:eastAsia="Calibri" w:hAnsi="Calibri" w:cs="Calibri"/>
      <w:lang w:val="es-ES"/>
    </w:rPr>
  </w:style>
  <w:style w:type="paragraph" w:styleId="NormalWeb">
    <w:name w:val="Normal (Web)"/>
    <w:basedOn w:val="Normal"/>
    <w:uiPriority w:val="99"/>
    <w:unhideWhenUsed/>
    <w:rsid w:val="002665A6"/>
    <w:pPr>
      <w:widowControl/>
      <w:autoSpaceDE/>
      <w:autoSpaceDN/>
      <w:spacing w:before="100" w:beforeAutospacing="1" w:after="100" w:afterAutospacing="1"/>
    </w:pPr>
    <w:rPr>
      <w:rFonts w:ascii="Times New Roman" w:eastAsiaTheme="minorEastAsia" w:hAnsi="Times New Roman" w:cs="Times New Roman"/>
      <w:sz w:val="24"/>
      <w:szCs w:val="24"/>
      <w:lang w:eastAsia="es-ES"/>
    </w:rPr>
  </w:style>
  <w:style w:type="character" w:styleId="nfasis">
    <w:name w:val="Emphasis"/>
    <w:basedOn w:val="Fuentedeprrafopredeter"/>
    <w:uiPriority w:val="20"/>
    <w:qFormat/>
    <w:rsid w:val="002665A6"/>
    <w:rPr>
      <w:i/>
      <w:iCs/>
    </w:rPr>
  </w:style>
  <w:style w:type="character" w:styleId="Fuerte">
    <w:name w:val="Strong"/>
    <w:uiPriority w:val="22"/>
    <w:qFormat/>
    <w:rsid w:val="006D54FC"/>
    <w:rPr>
      <w:b/>
      <w:bCs/>
    </w:rPr>
  </w:style>
  <w:style w:type="character" w:customStyle="1" w:styleId="Ttulo3Car">
    <w:name w:val="Título 3 Car"/>
    <w:basedOn w:val="Fuentedeprrafopredeter"/>
    <w:link w:val="Ttulo3"/>
    <w:uiPriority w:val="9"/>
    <w:semiHidden/>
    <w:rsid w:val="00A31DCC"/>
    <w:rPr>
      <w:rFonts w:asciiTheme="majorHAnsi" w:eastAsiaTheme="majorEastAsia" w:hAnsiTheme="majorHAnsi" w:cstheme="majorBidi"/>
      <w:color w:val="243F60" w:themeColor="accent1" w:themeShade="7F"/>
      <w:sz w:val="24"/>
      <w:szCs w:val="24"/>
      <w:lang w:val="es-ES"/>
    </w:rPr>
  </w:style>
  <w:style w:type="paragraph" w:styleId="Encabezado">
    <w:name w:val="header"/>
    <w:basedOn w:val="Normal"/>
    <w:link w:val="EncabezadoCar"/>
    <w:uiPriority w:val="99"/>
    <w:unhideWhenUsed/>
    <w:rsid w:val="002D6674"/>
    <w:pPr>
      <w:tabs>
        <w:tab w:val="center" w:pos="4252"/>
        <w:tab w:val="right" w:pos="8504"/>
      </w:tabs>
    </w:pPr>
  </w:style>
  <w:style w:type="character" w:customStyle="1" w:styleId="EncabezadoCar">
    <w:name w:val="Encabezado Car"/>
    <w:basedOn w:val="Fuentedeprrafopredeter"/>
    <w:link w:val="Encabezado"/>
    <w:uiPriority w:val="99"/>
    <w:rsid w:val="002D6674"/>
    <w:rPr>
      <w:rFonts w:ascii="Calibri" w:eastAsia="Calibri" w:hAnsi="Calibri" w:cs="Calibri"/>
      <w:lang w:val="es-ES"/>
    </w:rPr>
  </w:style>
  <w:style w:type="paragraph" w:styleId="Piedepgina">
    <w:name w:val="footer"/>
    <w:basedOn w:val="Normal"/>
    <w:link w:val="PiedepginaCar"/>
    <w:uiPriority w:val="99"/>
    <w:unhideWhenUsed/>
    <w:rsid w:val="002D6674"/>
    <w:pPr>
      <w:tabs>
        <w:tab w:val="center" w:pos="4252"/>
        <w:tab w:val="right" w:pos="8504"/>
      </w:tabs>
    </w:pPr>
  </w:style>
  <w:style w:type="character" w:customStyle="1" w:styleId="PiedepginaCar">
    <w:name w:val="Pie de página Car"/>
    <w:basedOn w:val="Fuentedeprrafopredeter"/>
    <w:link w:val="Piedepgina"/>
    <w:uiPriority w:val="99"/>
    <w:rsid w:val="002D6674"/>
    <w:rPr>
      <w:rFonts w:ascii="Calibri" w:eastAsia="Calibri" w:hAnsi="Calibri" w:cs="Calibri"/>
      <w:lang w:val="es-ES"/>
    </w:rPr>
  </w:style>
  <w:style w:type="table" w:styleId="Tablaconcuadrcula">
    <w:name w:val="Table Grid"/>
    <w:basedOn w:val="Tablanormal"/>
    <w:uiPriority w:val="39"/>
    <w:rsid w:val="00A22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loque">
    <w:name w:val="Block Text"/>
    <w:basedOn w:val="Normal"/>
    <w:rsid w:val="00FC0A11"/>
    <w:pPr>
      <w:widowControl/>
      <w:autoSpaceDE/>
      <w:autoSpaceDN/>
      <w:spacing w:before="80"/>
      <w:ind w:left="357" w:right="692"/>
      <w:jc w:val="both"/>
    </w:pPr>
    <w:rPr>
      <w:rFonts w:ascii="Arial" w:eastAsia="Times New Roman" w:hAnsi="Arial" w:cs="Arial"/>
      <w:sz w:val="16"/>
      <w:lang w:val="es-PE" w:eastAsia="es-PE"/>
    </w:rPr>
  </w:style>
  <w:style w:type="character" w:customStyle="1" w:styleId="Ttulo2Car">
    <w:name w:val="Título 2 Car"/>
    <w:basedOn w:val="Fuentedeprrafopredeter"/>
    <w:link w:val="Ttulo2"/>
    <w:uiPriority w:val="9"/>
    <w:semiHidden/>
    <w:rsid w:val="00961555"/>
    <w:rPr>
      <w:rFonts w:asciiTheme="majorHAnsi" w:eastAsiaTheme="majorEastAsia" w:hAnsiTheme="majorHAnsi" w:cstheme="majorBidi"/>
      <w:color w:val="365F91" w:themeColor="accent1" w:themeShade="BF"/>
      <w:sz w:val="26"/>
      <w:szCs w:val="26"/>
      <w:lang w:val="es-ES"/>
    </w:rPr>
  </w:style>
  <w:style w:type="paragraph" w:styleId="Revisin">
    <w:name w:val="Revision"/>
    <w:hidden/>
    <w:uiPriority w:val="99"/>
    <w:semiHidden/>
    <w:rsid w:val="003C3E17"/>
    <w:pPr>
      <w:widowControl/>
      <w:autoSpaceDE/>
      <w:autoSpaceDN/>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95837">
      <w:bodyDiv w:val="1"/>
      <w:marLeft w:val="0"/>
      <w:marRight w:val="0"/>
      <w:marTop w:val="0"/>
      <w:marBottom w:val="0"/>
      <w:divBdr>
        <w:top w:val="none" w:sz="0" w:space="0" w:color="auto"/>
        <w:left w:val="none" w:sz="0" w:space="0" w:color="auto"/>
        <w:bottom w:val="none" w:sz="0" w:space="0" w:color="auto"/>
        <w:right w:val="none" w:sz="0" w:space="0" w:color="auto"/>
      </w:divBdr>
    </w:div>
    <w:div w:id="316765002">
      <w:bodyDiv w:val="1"/>
      <w:marLeft w:val="0"/>
      <w:marRight w:val="0"/>
      <w:marTop w:val="0"/>
      <w:marBottom w:val="0"/>
      <w:divBdr>
        <w:top w:val="none" w:sz="0" w:space="0" w:color="auto"/>
        <w:left w:val="none" w:sz="0" w:space="0" w:color="auto"/>
        <w:bottom w:val="none" w:sz="0" w:space="0" w:color="auto"/>
        <w:right w:val="none" w:sz="0" w:space="0" w:color="auto"/>
      </w:divBdr>
    </w:div>
    <w:div w:id="471555344">
      <w:bodyDiv w:val="1"/>
      <w:marLeft w:val="0"/>
      <w:marRight w:val="0"/>
      <w:marTop w:val="0"/>
      <w:marBottom w:val="0"/>
      <w:divBdr>
        <w:top w:val="none" w:sz="0" w:space="0" w:color="auto"/>
        <w:left w:val="none" w:sz="0" w:space="0" w:color="auto"/>
        <w:bottom w:val="none" w:sz="0" w:space="0" w:color="auto"/>
        <w:right w:val="none" w:sz="0" w:space="0" w:color="auto"/>
      </w:divBdr>
    </w:div>
    <w:div w:id="987513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31141-38F1-4C1A-A773-279B50558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11</Pages>
  <Words>3242</Words>
  <Characters>17836</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Anival</dc:creator>
  <cp:lastModifiedBy>OFFICE FIIS ADM 01</cp:lastModifiedBy>
  <cp:revision>23</cp:revision>
  <dcterms:created xsi:type="dcterms:W3CDTF">2026-03-17T03:45:00Z</dcterms:created>
  <dcterms:modified xsi:type="dcterms:W3CDTF">2026-08-13T03:48:00Z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2024-08-26T00:00:00Z</vt:filetime>
  </property>
</Properties>
</file>